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Idaho Hispanic Foundation Grant Announcement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The following social media copy is intended for publication across The Idaho Hispanic Foundation social channels to amplify their partnership with Molina Healthcare of Idaho.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</w:p>
    <w:p>
      <w:r>
        <w:rPr>
          <w:rFonts w:ascii="Calibri" w:cs="Calibri" w:eastAsia="Calibri" w:hAnsi="Calibri"/>
          <w:b/>
          <w:bCs/>
          <w:color w:val="000000"/>
          <w:sz w:val="24"/>
          <w:szCs w:val="24"/>
          <w:u w:val="single"/>
        </w:rPr>
        <w:t xml:space="preserve">Suggested platforms: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Idaho Hispanic Foundation Facebook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Idaho Hispanic Foundation LinkedIn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</w:p>
    <w:p>
      <w:r>
        <w:rPr>
          <w:rFonts w:ascii="Calibri" w:cs="Calibri" w:eastAsia="Calibri" w:hAnsi="Calibri"/>
          <w:b/>
          <w:bCs/>
          <w:color w:val="000000"/>
          <w:sz w:val="24"/>
          <w:szCs w:val="24"/>
          <w:u w:val="single"/>
        </w:rPr>
        <w:t xml:space="preserve">Social Content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</w:p>
    <w:p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The Idaho Hispanic Foundation Facebook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The Idaho Hispanic Foundation </w:t>
      </w:r>
      <w:del w:id="2001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recently received a $10,000 grant from the Molina Healthcare Charitable Foundation and Molina Healthcare of Idaho to expand health and wellness services at our Family &amp; Community Resource Center.</w:delText>
        </w:r>
      </w:del>
      <w:ins w:id="2002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has received a $10,000 grant from the Molina Healthcare Charitable Foundation and Molina Healthcare of Idaho to support our Family &amp; Community Resource Center.</w:t>
        </w:r>
      </w:ins>
    </w:p>
    <w:p>
      <w:del w:id="2003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That means more bilingual health education workshops, more outreach and case navigation, more referrals to behavioral health and primary care, and basic necessities including cold-weather items, hygiene products, and household essentials for families who need them.</w:delText>
        </w:r>
      </w:del>
    </w:p>
    <w:p>
      <w:ins w:id="2004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Families come to the Center for different reasons. Some need help finding a doctor or connecting to behavioral health care. Some need a warm coat, hygiene supplies or household basics to get through the month. Many need both at once, which is why we have never separated them.</w:t>
        </w:r>
      </w:ins>
    </w:p>
    <w:p>
      <w:del w:id="2005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When families can get information and support in their own language, they can make informed health decisions, connect to care earlier, and build greater self-sufficiency. That is what this partnership is for.</w:delText>
        </w:r>
      </w:del>
    </w:p>
    <w:p>
      <w:ins w:id="2006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This funding keeps our outreach and navigation running, supports our health education workshops, and stocks the essentials families ask us for.</w:t>
        </w:r>
      </w:ins>
    </w:p>
    <w:p>
      <w:del w:id="2007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Thank you to Molina for helping to make this work possible.</w:delText>
        </w:r>
      </w:del>
    </w:p>
    <w:p>
      <w:ins w:id="2008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Thank you to Molina Healthcare for standing behind work that was already underway.</w:t>
        </w:r>
      </w:ins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Learn more: [LINK]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</w:p>
    <w:p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The Idaho Hispanic Foundation LinkedIn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</w:p>
    <w:p>
      <w:del w:id="2009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The Idaho Hispanic Foundation has received a $10,000 grant from the Molina Healthcare Charitable Foundation and Molina Healthcare of Idaho to expand health and wellness services at our Family &amp; Community Resource Center.</w:delText>
        </w:r>
      </w:del>
    </w:p>
    <w:p>
      <w:ins w:id="2010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Our Family &amp; Community Resource Center supports more than 2,000 families a year who are facing financial hardship. A $10,000 grant from the Molina Healthcare Charitable Foundation and Molina Healthcare of Idaho helps that work continue.</w:t>
        </w:r>
      </w:ins>
    </w:p>
    <w:p>
      <w:del w:id="2011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That means more bilingual health education workshops, more outreach and case navigation, more referrals to behavioral health and primary care, and basic necessities including cold-weather items, hygiene products, and household essentials for families who need them.</w:delText>
        </w:r>
      </w:del>
    </w:p>
    <w:p>
      <w:ins w:id="2012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Funding that sustains an existing program is harder to come by than funding that launches a new one, and it is what lets an organization stay reliable. Families in Canyon County know where our doors are. Keeping them open is the point.</w:t>
        </w:r>
      </w:ins>
    </w:p>
    <w:p>
      <w:del w:id="2013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When families can get information and support in their own language, they can make informed health decisions, connect to care earlier, and build greater self-sufficiency. That is what this partnership is for.</w:delText>
        </w:r>
      </w:del>
    </w:p>
    <w:p>
      <w:ins w:id="2014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The grant supports care navigation to behavioral health and primary care, health education workshops, and the cold-weather items, hygiene products and household essentials families need right now. We do not treat those as separate problems, because the people we serve do not experience them separately.</w:t>
        </w:r>
      </w:ins>
    </w:p>
    <w:p>
      <w:del w:id="2015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Thank you to Molina for helping to make this work possible.</w:delText>
        </w:r>
      </w:del>
    </w:p>
    <w:p>
      <w:ins w:id="2016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Thank you to Molina Healthcare for investing in continuity.</w:t>
        </w:r>
      </w:ins>
    </w:p>
    <w:p>
      <w:del w:id="2017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delText xml:space="preserve">Learn more in the comments.</w:delText>
        </w:r>
      </w:del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First comment: [LINK]</w:t>
      </w:r>
    </w:p>
    <w:p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</w:p>
    <w:p>
      <w:r>
        <w:rPr>
          <w:rFonts w:ascii="Calibri" w:cs="Calibri" w:eastAsia="Calibri" w:hAnsi="Calibri"/>
          <w:b/>
          <w:bCs/>
          <w:color w:val="000000"/>
          <w:sz w:val="24"/>
          <w:szCs w:val="24"/>
          <w:u w:val="single"/>
        </w:rPr>
        <w:t xml:space="preserve">Optional format, worth testing</w:t>
      </w:r>
    </w:p>
    <w:p>
      <w:ins w:id="2018" w:author="Claude" w:date="2026-09-28T12:00:00Z">
        <w:r>
          <w:rPr>
            <w:rFonts w:ascii="Calibri" w:cs="Calibri" w:eastAsia="Calibri" w:hAnsi="Calibri"/>
            <w:color w:val="000000"/>
            <w:sz w:val="24"/>
            <w:szCs w:val="24"/>
          </w:rPr>
          <w:t xml:space="preserve">Instead of an original LinkedIn post, IHF could repost Molina’s announcement with a short comment of their own. A repost reaches less of IHF’s own audience, but it sends a strong validation signal for Molina’s account, and a repost with added thoughts still performs well as a format. Suggested line: “This grant keeps a program our families already count on running through the winter. Thank you to Molina Healthcare.”</w:t>
        </w:r>
      </w:ins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Idaho Hispanic Foundation Grant Announcement Partner Toolkit (tracked changes)</dc:title>
  <dc:creator>Skyler Stein</dc:creator>
  <cp:lastModifiedBy>Un-named</cp:lastModifiedBy>
  <cp:revision>1</cp:revision>
  <dcterms:created xsi:type="dcterms:W3CDTF">2026-09-28T14:59:25.861Z</dcterms:created>
  <dcterms:modified xsi:type="dcterms:W3CDTF">2026-09-28T14:59:25.874Z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