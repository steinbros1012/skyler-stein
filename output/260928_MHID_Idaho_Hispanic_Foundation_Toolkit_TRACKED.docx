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000000"/>
          <w:sz w:val="24"/>
          <w:szCs w:val="24"/>
        </w:rPr>
        <w:t xml:space="preserve">The Idaho Hispanic Foundation Grant Announcement</w:t>
      </w:r>
    </w:p>
    <w:p>
      <w:r>
        <w:rPr>
          <w:rFonts w:ascii="Calibri" w:cs="Calibri" w:eastAsia="Calibri" w:hAnsi="Calibri"/>
          <w:color w:val="000000"/>
          <w:sz w:val="24"/>
          <w:szCs w:val="24"/>
        </w:rPr>
        <w:t xml:space="preserve">The following social media copy is intended for publication across Molina Healthcare of Idaho (MHID) channels to highlight MHID’s $10,000 grant to the Idaho Hispanic Foundation.</w:t>
      </w:r>
    </w:p>
    <w:p>
      <w:r>
        <w:rPr>
          <w:rFonts w:ascii="Calibri" w:cs="Calibri" w:eastAsia="Calibri" w:hAnsi="Calibri"/>
          <w:color w:val="000000"/>
          <w:sz w:val="24"/>
          <w:szCs w:val="24"/>
        </w:rPr>
        <w:t xml:space="preserve"> </w:t>
      </w:r>
    </w:p>
    <w:p>
      <w:r>
        <w:rPr>
          <w:rFonts w:ascii="Calibri" w:cs="Calibri" w:eastAsia="Calibri" w:hAnsi="Calibri"/>
          <w:color w:val="000000"/>
          <w:sz w:val="24"/>
          <w:szCs w:val="24"/>
        </w:rPr>
        <w:t xml:space="preserve">Link to photos</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u w:val="single"/>
        </w:rPr>
        <w:t xml:space="preserve">Suggested platforms:</w:t>
      </w:r>
    </w:p>
    <w:p>
      <w:r>
        <w:rPr>
          <w:rFonts w:ascii="Calibri" w:cs="Calibri" w:eastAsia="Calibri" w:hAnsi="Calibri"/>
          <w:color w:val="000000"/>
          <w:sz w:val="24"/>
          <w:szCs w:val="24"/>
        </w:rPr>
        <w:t xml:space="preserve">Molina Healthcare LinkedIn</w:t>
      </w:r>
    </w:p>
    <w:p>
      <w:r>
        <w:rPr>
          <w:rFonts w:ascii="Calibri" w:cs="Calibri" w:eastAsia="Calibri" w:hAnsi="Calibri"/>
          <w:color w:val="000000"/>
          <w:sz w:val="24"/>
          <w:szCs w:val="24"/>
        </w:rPr>
        <w:t xml:space="preserve">Molina Healthcare of Idaho Facebook</w:t>
      </w:r>
    </w:p>
    <w:p>
      <w:r>
        <w:rPr>
          <w:rFonts w:ascii="Calibri" w:cs="Calibri" w:eastAsia="Calibri" w:hAnsi="Calibri"/>
          <w:color w:val="000000"/>
          <w:sz w:val="24"/>
          <w:szCs w:val="24"/>
        </w:rPr>
        <w:t xml:space="preserve">Brandon Hendrickson LinkedIn</w:t>
      </w:r>
    </w:p>
    <w:p>
      <w:r>
        <w:rPr>
          <w:rFonts w:ascii="Calibri" w:cs="Calibri" w:eastAsia="Calibri" w:hAnsi="Calibri"/>
          <w:color w:val="000000"/>
          <w:sz w:val="24"/>
          <w:szCs w:val="24"/>
        </w:rPr>
        <w:t xml:space="preserve">Marnie Packard LinkedIn</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u w:val="single"/>
        </w:rPr>
        <w:t xml:space="preserve">Social Content</w:t>
      </w:r>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rPr>
        <w:t xml:space="preserve">Molina Healthcare LinkedIn</w:t>
      </w:r>
    </w:p>
    <w:p>
      <w:r>
        <w:rPr>
          <w:rFonts w:ascii="Calibri" w:cs="Calibri" w:eastAsia="Calibri" w:hAnsi="Calibri"/>
          <w:color w:val="000000"/>
          <w:sz w:val="24"/>
          <w:szCs w:val="24"/>
        </w:rPr>
        <w:t xml:space="preserve"> </w:t>
      </w:r>
    </w:p>
    <w:p>
      <w:r>
        <w:rPr>
          <w:rFonts w:ascii="Calibri" w:cs="Calibri" w:eastAsia="Calibri" w:hAnsi="Calibri"/>
          <w:color w:val="000000"/>
          <w:sz w:val="24"/>
          <w:szCs w:val="24"/>
        </w:rPr>
        <w:t xml:space="preserve">The Molina Healthcare Charitable Foundation, in collaboration with Molina Healthcare of Idaho, awarded a $10,000 grant to the Idaho Hispanic Foundation (IHF) to </w:t>
      </w:r>
      <w:del w:id="1001" w:author="Claude" w:date="2026-09-28T12:00:00Z">
        <w:r>
          <w:rPr>
            <w:rFonts w:ascii="Calibri" w:cs="Calibri" w:eastAsia="Calibri" w:hAnsi="Calibri"/>
            <w:color w:val="000000"/>
            <w:sz w:val="24"/>
            <w:szCs w:val="24"/>
          </w:rPr>
          <w:delText xml:space="preserve">expand health education and bilingual navigation for families in Canyon County.</w:delText>
        </w:r>
      </w:del>
      <w:ins w:id="1002" w:author="Claude" w:date="2026-09-28T12:00:00Z">
        <w:r>
          <w:rPr>
            <w:rFonts w:ascii="Calibri" w:cs="Calibri" w:eastAsia="Calibri" w:hAnsi="Calibri"/>
            <w:color w:val="000000"/>
            <w:sz w:val="24"/>
            <w:szCs w:val="24"/>
          </w:rPr>
          <w:t xml:space="preserve">support existing programming at its Family &amp; Community Resource Center in Canyon County.</w:t>
        </w:r>
      </w:ins>
    </w:p>
    <w:p>
      <w:del w:id="1003" w:author="Claude" w:date="2026-09-28T12:00:00Z">
        <w:r>
          <w:rPr>
            <w:rFonts w:ascii="Calibri" w:cs="Calibri" w:eastAsia="Calibri" w:hAnsi="Calibri"/>
            <w:color w:val="000000"/>
            <w:sz w:val="24"/>
            <w:szCs w:val="24"/>
          </w:rPr>
          <w:delText xml:space="preserve">Hispanic residents now make up nearly 15% of Idaho’s population, and more than 60% live in Spanish-speaking households. When health information and care team conversations are available in a patient’s preferred language, families are better equipped to understand and manage their care, supporting better health outcomes.</w:delText>
        </w:r>
      </w:del>
    </w:p>
    <w:p>
      <w:ins w:id="1004" w:author="Claude" w:date="2026-09-28T12:00:00Z">
        <w:r>
          <w:rPr>
            <w:rFonts w:ascii="Calibri" w:cs="Calibri" w:eastAsia="Calibri" w:hAnsi="Calibri"/>
            <w:color w:val="000000"/>
            <w:sz w:val="24"/>
            <w:szCs w:val="24"/>
          </w:rPr>
          <w:t xml:space="preserve">Nearly half of all Hispanic households in Idaho live below the ALICE Threshold, meaning they cannot consistently afford housing, food, transportation, childcare and health care.</w:t>
        </w:r>
      </w:ins>
    </w:p>
    <w:p>
      <w:del w:id="1005" w:author="Claude" w:date="2026-09-28T12:00:00Z">
        <w:r>
          <w:rPr>
            <w:rFonts w:ascii="Calibri" w:cs="Calibri" w:eastAsia="Calibri" w:hAnsi="Calibri"/>
            <w:color w:val="000000"/>
            <w:sz w:val="24"/>
            <w:szCs w:val="24"/>
          </w:rPr>
          <w:delText xml:space="preserve">The grant funds bilingual health education workshops, case navigation support, and referrals to behavioral health and primary care at IHF’s Family &amp; Community Resource Center. It also covers basic necessities, like cold-weather gear, hygiene products, and household essentials, so that families can focus on staying healthy.</w:delText>
        </w:r>
      </w:del>
    </w:p>
    <w:p>
      <w:ins w:id="1006" w:author="Claude" w:date="2026-09-28T12:00:00Z">
        <w:r>
          <w:rPr>
            <w:rFonts w:ascii="Calibri" w:cs="Calibri" w:eastAsia="Calibri" w:hAnsi="Calibri"/>
            <w:color w:val="000000"/>
            <w:sz w:val="24"/>
            <w:szCs w:val="24"/>
          </w:rPr>
          <w:t xml:space="preserve">The grant funds care navigation for behavioral health and primary care services, health education workshops, and cold-weather items, hygiene products and household essentials for families with immediate needs.</w:t>
        </w:r>
      </w:ins>
    </w:p>
    <w:p>
      <w:ins w:id="1007" w:author="Claude" w:date="2026-09-28T12:00:00Z">
        <w:r>
          <w:rPr>
            <w:rFonts w:ascii="Calibri" w:cs="Calibri" w:eastAsia="Calibri" w:hAnsi="Calibri"/>
            <w:color w:val="000000"/>
            <w:sz w:val="24"/>
            <w:szCs w:val="24"/>
          </w:rPr>
          <w:t xml:space="preserve">Our Idaho team is at IHF events through the year, most recently their Hispanic Heritage Month celebration in Nampa.</w:t>
        </w:r>
      </w:ins>
    </w:p>
    <w:p>
      <w:ins w:id="1008" w:author="Claude" w:date="2026-09-28T12:00:00Z">
        <w:r>
          <w:rPr>
            <w:rFonts w:ascii="Calibri" w:cs="Calibri" w:eastAsia="Calibri" w:hAnsi="Calibri"/>
            <w:color w:val="000000"/>
            <w:sz w:val="24"/>
            <w:szCs w:val="24"/>
          </w:rPr>
          <w:t xml:space="preserve">This grant is part of MolinaCares for Idaho Families, a $250,000 investment in community organizations across the state.</w:t>
        </w:r>
      </w:ins>
    </w:p>
    <w:p>
      <w:del w:id="1009" w:author="Claude" w:date="2026-09-28T12:00:00Z">
        <w:r>
          <w:rPr>
            <w:rFonts w:ascii="Calibri" w:cs="Calibri" w:eastAsia="Calibri" w:hAnsi="Calibri"/>
            <w:color w:val="000000"/>
            <w:sz w:val="24"/>
            <w:szCs w:val="24"/>
          </w:rPr>
          <w:delText xml:space="preserve">Learn more in the comments below.</w:delText>
        </w:r>
      </w:del>
    </w:p>
    <w:p>
      <w:r>
        <w:rPr>
          <w:rFonts w:ascii="Calibri" w:cs="Calibri" w:eastAsia="Calibri" w:hAnsi="Calibri"/>
          <w:color w:val="000000"/>
          <w:sz w:val="24"/>
          <w:szCs w:val="24"/>
        </w:rPr>
        <w:t xml:space="preserve"/>
      </w:r>
      <w:del w:id="1010" w:author="Claude" w:date="2026-09-28T12:00:00Z">
        <w:r>
          <w:rPr>
            <w:rFonts w:ascii="Calibri" w:cs="Calibri" w:eastAsia="Calibri" w:hAnsi="Calibri"/>
            <w:color w:val="000000"/>
            <w:sz w:val="24"/>
            <w:szCs w:val="24"/>
          </w:rPr>
          <w:delText xml:space="preserve">[LINK]</w:delText>
        </w:r>
      </w:del>
      <w:ins w:id="1011" w:author="Claude" w:date="2026-09-28T12:00:00Z">
        <w:r>
          <w:rPr>
            <w:rFonts w:ascii="Calibri" w:cs="Calibri" w:eastAsia="Calibri" w:hAnsi="Calibri"/>
            <w:color w:val="000000"/>
            <w:sz w:val="24"/>
            <w:szCs w:val="24"/>
          </w:rPr>
          <w:t xml:space="preserve">First comment: [LINK]</w:t>
        </w:r>
      </w:ins>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rPr>
        <w:t xml:space="preserve">Molina Healthcare of Idaho Facebook</w:t>
      </w:r>
    </w:p>
    <w:p>
      <w:r>
        <w:rPr>
          <w:rFonts w:ascii="Calibri" w:cs="Calibri" w:eastAsia="Calibri" w:hAnsi="Calibri"/>
          <w:color w:val="000000"/>
          <w:sz w:val="24"/>
          <w:szCs w:val="24"/>
        </w:rPr>
        <w:t xml:space="preserve"> </w:t>
      </w:r>
    </w:p>
    <w:p>
      <w:r>
        <w:rPr>
          <w:rFonts w:ascii="Calibri" w:cs="Calibri" w:eastAsia="Calibri" w:hAnsi="Calibri"/>
          <w:color w:val="000000"/>
          <w:sz w:val="24"/>
          <w:szCs w:val="24"/>
        </w:rPr>
        <w:t xml:space="preserve">The Molina Healthcare Charitable Foundation, in collaboration with Molina Healthcare of Idaho, awarded a $10,000 grant to the Idaho Hispanic Foundation (IHF) to </w:t>
      </w:r>
      <w:del w:id="1012" w:author="Claude" w:date="2026-09-28T12:00:00Z">
        <w:r>
          <w:rPr>
            <w:rFonts w:ascii="Calibri" w:cs="Calibri" w:eastAsia="Calibri" w:hAnsi="Calibri"/>
            <w:color w:val="000000"/>
            <w:sz w:val="24"/>
            <w:szCs w:val="24"/>
          </w:rPr>
          <w:delText xml:space="preserve">bring bilingual health education and navigation support to families in Canyon County.</w:delText>
        </w:r>
      </w:del>
      <w:ins w:id="1013" w:author="Claude" w:date="2026-09-28T12:00:00Z">
        <w:r>
          <w:rPr>
            <w:rFonts w:ascii="Calibri" w:cs="Calibri" w:eastAsia="Calibri" w:hAnsi="Calibri"/>
            <w:color w:val="000000"/>
            <w:sz w:val="24"/>
            <w:szCs w:val="24"/>
          </w:rPr>
          <w:t xml:space="preserve">support its Family &amp; Community Resource Center in Canyon County.</w:t>
        </w:r>
      </w:ins>
    </w:p>
    <w:p>
      <w:del w:id="1014" w:author="Claude" w:date="2026-09-28T12:00:00Z">
        <w:r>
          <w:rPr>
            <w:rFonts w:ascii="Calibri" w:cs="Calibri" w:eastAsia="Calibri" w:hAnsi="Calibri"/>
            <w:color w:val="000000"/>
            <w:sz w:val="24"/>
            <w:szCs w:val="24"/>
          </w:rPr>
          <w:delText xml:space="preserve">Nearly 15% of Idaho’s population is Hispanic, and more than 60% live in Spanish-speaking households. When health information and care instructions are only available in English, it can be harder for families to understand (and manage) their care.</w:delText>
        </w:r>
      </w:del>
    </w:p>
    <w:p>
      <w:ins w:id="1015" w:author="Claude" w:date="2026-09-28T12:00:00Z">
        <w:r>
          <w:rPr>
            <w:rFonts w:ascii="Calibri" w:cs="Calibri" w:eastAsia="Calibri" w:hAnsi="Calibri"/>
            <w:color w:val="000000"/>
            <w:sz w:val="24"/>
            <w:szCs w:val="24"/>
          </w:rPr>
          <w:t xml:space="preserve">The Resource Center supports more than 2,000 families a year who are facing financial hardship.</w:t>
        </w:r>
      </w:ins>
    </w:p>
    <w:p>
      <w:del w:id="1016" w:author="Claude" w:date="2026-09-28T12:00:00Z">
        <w:r>
          <w:rPr>
            <w:rFonts w:ascii="Calibri" w:cs="Calibri" w:eastAsia="Calibri" w:hAnsi="Calibri"/>
            <w:color w:val="000000"/>
            <w:sz w:val="24"/>
            <w:szCs w:val="24"/>
          </w:rPr>
          <w:delText xml:space="preserve">Through IHF’s Family &amp; Community Resource Center families can now get</w:delText>
        </w:r>
      </w:del>
    </w:p>
    <w:p>
      <w:ins w:id="1017" w:author="Claude" w:date="2026-09-28T12:00:00Z">
        <w:r>
          <w:rPr>
            <w:rFonts w:ascii="Calibri" w:cs="Calibri" w:eastAsia="Calibri" w:hAnsi="Calibri"/>
            <w:color w:val="000000"/>
            <w:sz w:val="24"/>
            <w:szCs w:val="24"/>
          </w:rPr>
          <w:t xml:space="preserve">What the grant funds</w:t>
        </w:r>
      </w:ins>
    </w:p>
    <w:p>
      <w:del w:id="1018" w:author="Claude" w:date="2026-09-28T12:00:00Z">
        <w:r>
          <w:rPr>
            <w:rFonts w:ascii="Calibri" w:cs="Calibri" w:eastAsia="Calibri" w:hAnsi="Calibri"/>
            <w:color w:val="000000"/>
            <w:sz w:val="24"/>
            <w:szCs w:val="24"/>
          </w:rPr>
          <w:delText xml:space="preserve">✅ Bilingual health education workshops</w:delText>
        </w:r>
      </w:del>
    </w:p>
    <w:p>
      <w:ins w:id="1019" w:author="Claude" w:date="2026-09-28T12:00:00Z">
        <w:r>
          <w:rPr>
            <w:rFonts w:ascii="Calibri" w:cs="Calibri" w:eastAsia="Calibri" w:hAnsi="Calibri"/>
            <w:color w:val="000000"/>
            <w:sz w:val="24"/>
            <w:szCs w:val="24"/>
          </w:rPr>
          <w:t xml:space="preserve">✅ Care navigation for behavioral health and primary care</w:t>
        </w:r>
      </w:ins>
    </w:p>
    <w:p>
      <w:del w:id="1020" w:author="Claude" w:date="2026-09-28T12:00:00Z">
        <w:r>
          <w:rPr>
            <w:rFonts w:ascii="Calibri" w:cs="Calibri" w:eastAsia="Calibri" w:hAnsi="Calibri"/>
            <w:color w:val="000000"/>
            <w:sz w:val="24"/>
            <w:szCs w:val="24"/>
          </w:rPr>
          <w:delText xml:space="preserve">✅ Outreach and case navigation support,</w:delText>
        </w:r>
      </w:del>
    </w:p>
    <w:p>
      <w:ins w:id="1021" w:author="Claude" w:date="2026-09-28T12:00:00Z">
        <w:r>
          <w:rPr>
            <w:rFonts w:ascii="Calibri" w:cs="Calibri" w:eastAsia="Calibri" w:hAnsi="Calibri"/>
            <w:color w:val="000000"/>
            <w:sz w:val="24"/>
            <w:szCs w:val="24"/>
          </w:rPr>
          <w:t xml:space="preserve">✅ Health education workshops</w:t>
        </w:r>
      </w:ins>
    </w:p>
    <w:p>
      <w:del w:id="1022" w:author="Claude" w:date="2026-09-28T12:00:00Z">
        <w:r>
          <w:rPr>
            <w:rFonts w:ascii="Calibri" w:cs="Calibri" w:eastAsia="Calibri" w:hAnsi="Calibri"/>
            <w:color w:val="000000"/>
            <w:sz w:val="24"/>
            <w:szCs w:val="24"/>
          </w:rPr>
          <w:delText xml:space="preserve">✅ Referrals to behavioral health and primary care</w:delText>
        </w:r>
      </w:del>
    </w:p>
    <w:p>
      <w:ins w:id="1023" w:author="Claude" w:date="2026-09-28T12:00:00Z">
        <w:r>
          <w:rPr>
            <w:rFonts w:ascii="Calibri" w:cs="Calibri" w:eastAsia="Calibri" w:hAnsi="Calibri"/>
            <w:color w:val="000000"/>
            <w:sz w:val="24"/>
            <w:szCs w:val="24"/>
          </w:rPr>
          <w:t xml:space="preserve">✅ Cold-weather items, hygiene products and household essentials</w:t>
        </w:r>
      </w:ins>
    </w:p>
    <w:p>
      <w:del w:id="1024" w:author="Claude" w:date="2026-09-28T12:00:00Z">
        <w:r>
          <w:rPr>
            <w:rFonts w:ascii="Calibri" w:cs="Calibri" w:eastAsia="Calibri" w:hAnsi="Calibri"/>
            <w:color w:val="000000"/>
            <w:sz w:val="24"/>
            <w:szCs w:val="24"/>
          </w:rPr>
          <w:delText xml:space="preserve">The grant also covers basic necessities, like cold-weather gear, hygiene products, and household essentials, so families can focus on staying healthy.</w:delText>
        </w:r>
      </w:del>
    </w:p>
    <w:p>
      <w:ins w:id="1025" w:author="Claude" w:date="2026-09-28T12:00:00Z">
        <w:r>
          <w:rPr>
            <w:rFonts w:ascii="Calibri" w:cs="Calibri" w:eastAsia="Calibri" w:hAnsi="Calibri"/>
            <w:color w:val="000000"/>
            <w:sz w:val="24"/>
            <w:szCs w:val="24"/>
          </w:rPr>
          <w:t xml:space="preserve">Our team volunteers at IHF events across Canyon County, including their Hispanic Heritage Month celebration in Nampa this month, where more than 250 people turned out.</w:t>
        </w:r>
      </w:ins>
    </w:p>
    <w:p>
      <w:del w:id="1026" w:author="Claude" w:date="2026-09-28T12:00:00Z">
        <w:r>
          <w:rPr>
            <w:rFonts w:ascii="Calibri" w:cs="Calibri" w:eastAsia="Calibri" w:hAnsi="Calibri"/>
            <w:color w:val="000000"/>
            <w:sz w:val="24"/>
            <w:szCs w:val="24"/>
          </w:rPr>
          <w:delText xml:space="preserve">Learn more in the comments below 👇</w:delText>
        </w:r>
      </w:del>
    </w:p>
    <w:p>
      <w:r>
        <w:rPr>
          <w:rFonts w:ascii="Calibri" w:cs="Calibri" w:eastAsia="Calibri" w:hAnsi="Calibri"/>
          <w:color w:val="000000"/>
          <w:sz w:val="24"/>
          <w:szCs w:val="24"/>
        </w:rPr>
        <w:t xml:space="preserve"/>
      </w:r>
      <w:del w:id="1027" w:author="Claude" w:date="2026-09-28T12:00:00Z">
        <w:r>
          <w:rPr>
            <w:rFonts w:ascii="Calibri" w:cs="Calibri" w:eastAsia="Calibri" w:hAnsi="Calibri"/>
            <w:color w:val="000000"/>
            <w:sz w:val="24"/>
            <w:szCs w:val="24"/>
          </w:rPr>
          <w:delText xml:space="preserve">[LINK]</w:delText>
        </w:r>
      </w:del>
      <w:ins w:id="1028" w:author="Claude" w:date="2026-09-28T12:00:00Z">
        <w:r>
          <w:rPr>
            <w:rFonts w:ascii="Calibri" w:cs="Calibri" w:eastAsia="Calibri" w:hAnsi="Calibri"/>
            <w:color w:val="000000"/>
            <w:sz w:val="24"/>
            <w:szCs w:val="24"/>
          </w:rPr>
          <w:t xml:space="preserve">First comment: [LINK] 👇</w:t>
        </w:r>
      </w:ins>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rPr>
        <w:t xml:space="preserve">Brandon Hendrickson LinkedIn</w:t>
      </w:r>
    </w:p>
    <w:p>
      <w:r>
        <w:rPr>
          <w:rFonts w:ascii="Calibri" w:cs="Calibri" w:eastAsia="Calibri" w:hAnsi="Calibri"/>
          <w:color w:val="000000"/>
          <w:sz w:val="24"/>
          <w:szCs w:val="24"/>
        </w:rPr>
        <w:t xml:space="preserve"> </w:t>
      </w:r>
    </w:p>
    <w:p>
      <w:r>
        <w:rPr>
          <w:rFonts w:ascii="Calibri" w:cs="Calibri" w:eastAsia="Calibri" w:hAnsi="Calibri"/>
          <w:color w:val="000000"/>
          <w:sz w:val="24"/>
          <w:szCs w:val="24"/>
        </w:rPr>
        <w:t xml:space="preserve">Molina’s $10,000 grant to the Idaho Hispanic Foundation (IHF) </w:t>
      </w:r>
      <w:del w:id="1029" w:author="Claude" w:date="2026-09-28T12:00:00Z">
        <w:r>
          <w:rPr>
            <w:rFonts w:ascii="Calibri" w:cs="Calibri" w:eastAsia="Calibri" w:hAnsi="Calibri"/>
            <w:color w:val="000000"/>
            <w:sz w:val="24"/>
            <w:szCs w:val="24"/>
          </w:rPr>
          <w:delText xml:space="preserve">will expand bilingual health education, navigation services, and referrals for families in Canyon County.</w:delText>
        </w:r>
      </w:del>
      <w:ins w:id="1030" w:author="Claude" w:date="2026-09-28T12:00:00Z">
        <w:r>
          <w:rPr>
            <w:rFonts w:ascii="Calibri" w:cs="Calibri" w:eastAsia="Calibri" w:hAnsi="Calibri"/>
            <w:color w:val="000000"/>
            <w:sz w:val="24"/>
            <w:szCs w:val="24"/>
          </w:rPr>
          <w:t xml:space="preserve">supports the work already happening at their Family &amp; Community Resource Center in Canyon County.</w:t>
        </w:r>
      </w:ins>
    </w:p>
    <w:p>
      <w:del w:id="1031" w:author="Claude" w:date="2026-09-28T12:00:00Z">
        <w:r>
          <w:rPr>
            <w:rFonts w:ascii="Calibri" w:cs="Calibri" w:eastAsia="Calibri" w:hAnsi="Calibri"/>
            <w:color w:val="000000"/>
            <w:sz w:val="24"/>
            <w:szCs w:val="24"/>
          </w:rPr>
          <w:delText xml:space="preserve">Nearly 15% of Idaho’s population is Hispanic, and more than 60% live in Spanish-speaking households. Language barriers are one of the most common reasons families delay care or lose track of it — this grant is aimed directly at closing that gap.</w:delText>
        </w:r>
      </w:del>
    </w:p>
    <w:p>
      <w:ins w:id="1032" w:author="Claude" w:date="2026-09-28T12:00:00Z">
        <w:r>
          <w:rPr>
            <w:rFonts w:ascii="Calibri" w:cs="Calibri" w:eastAsia="Calibri" w:hAnsi="Calibri"/>
            <w:color w:val="000000"/>
            <w:sz w:val="24"/>
            <w:szCs w:val="24"/>
          </w:rPr>
          <w:t xml:space="preserve">About one in seven adults in Canyon County experienced food insecurity in the past year. When a household is covering costs like that, a follow-up appointment is not what rises to the top of the list.</w:t>
        </w:r>
      </w:ins>
    </w:p>
    <w:p>
      <w:del w:id="1033" w:author="Claude" w:date="2026-09-28T12:00:00Z">
        <w:r>
          <w:rPr>
            <w:rFonts w:ascii="Calibri" w:cs="Calibri" w:eastAsia="Calibri" w:hAnsi="Calibri"/>
            <w:color w:val="000000"/>
            <w:sz w:val="24"/>
            <w:szCs w:val="24"/>
          </w:rPr>
          <w:delText xml:space="preserve">IHF’s Family &amp; Community Resource Center is where families can connect with trusted resources and support from people who share their language, culture, and needs.</w:delText>
        </w:r>
      </w:del>
    </w:p>
    <w:p>
      <w:ins w:id="1034" w:author="Claude" w:date="2026-09-28T12:00:00Z">
        <w:r>
          <w:rPr>
            <w:rFonts w:ascii="Calibri" w:cs="Calibri" w:eastAsia="Calibri" w:hAnsi="Calibri"/>
            <w:color w:val="000000"/>
            <w:sz w:val="24"/>
            <w:szCs w:val="24"/>
          </w:rPr>
          <w:t xml:space="preserve">The grant funds both sides of that. Care navigation for behavioral health and primary care, health education workshops, and the cold-weather items, hygiene products and household essentials families need right now.</w:t>
        </w:r>
      </w:ins>
    </w:p>
    <w:p>
      <w:del w:id="1035" w:author="Claude" w:date="2026-09-28T12:00:00Z">
        <w:r>
          <w:rPr>
            <w:rFonts w:ascii="Calibri" w:cs="Calibri" w:eastAsia="Calibri" w:hAnsi="Calibri"/>
            <w:color w:val="000000"/>
            <w:sz w:val="24"/>
            <w:szCs w:val="24"/>
          </w:rPr>
          <w:delText xml:space="preserve">This funding adds bilingual workshops, case navigation, and referrals to behavioral health and primary care, plus cold-weather items and household essentials, so families aren’t choosing between a warm coat and a doctor’s visit.</w:delText>
        </w:r>
      </w:del>
    </w:p>
    <w:p>
      <w:ins w:id="1036" w:author="Claude" w:date="2026-09-28T12:00:00Z">
        <w:r>
          <w:rPr>
            <w:rFonts w:ascii="Calibri" w:cs="Calibri" w:eastAsia="Calibri" w:hAnsi="Calibri"/>
            <w:color w:val="000000"/>
            <w:sz w:val="24"/>
            <w:szCs w:val="24"/>
          </w:rPr>
          <w:t xml:space="preserve">Working with an organization already trusted in Canyon County is how a health plan reaches people it would not reach on its own.</w:t>
        </w:r>
      </w:ins>
    </w:p>
    <w:p>
      <w:del w:id="1037" w:author="Claude" w:date="2026-09-28T12:00:00Z">
        <w:r>
          <w:rPr>
            <w:rFonts w:ascii="Calibri" w:cs="Calibri" w:eastAsia="Calibri" w:hAnsi="Calibri"/>
            <w:color w:val="000000"/>
            <w:sz w:val="24"/>
            <w:szCs w:val="24"/>
          </w:rPr>
          <w:delText xml:space="preserve">As we celebrate National Hispanic Heritage Month, we value partnerships like the one we share with IHF that help improve access to care and support healthy Idaho families.</w:delText>
        </w:r>
      </w:del>
    </w:p>
    <w:p>
      <w:del w:id="1038" w:author="Claude" w:date="2026-09-28T12:00:00Z">
        <w:r>
          <w:rPr>
            <w:rFonts w:ascii="Calibri" w:cs="Calibri" w:eastAsia="Calibri" w:hAnsi="Calibri"/>
            <w:color w:val="000000"/>
            <w:sz w:val="24"/>
            <w:szCs w:val="24"/>
          </w:rPr>
          <w:delText xml:space="preserve">Learn more in the comments below.</w:delText>
        </w:r>
      </w:del>
    </w:p>
    <w:p>
      <w:r>
        <w:rPr>
          <w:rFonts w:ascii="Calibri" w:cs="Calibri" w:eastAsia="Calibri" w:hAnsi="Calibri"/>
          <w:color w:val="000000"/>
          <w:sz w:val="24"/>
          <w:szCs w:val="24"/>
        </w:rPr>
        <w:t xml:space="preserve"/>
      </w:r>
      <w:del w:id="1039" w:author="Claude" w:date="2026-09-28T12:00:00Z">
        <w:r>
          <w:rPr>
            <w:rFonts w:ascii="Calibri" w:cs="Calibri" w:eastAsia="Calibri" w:hAnsi="Calibri"/>
            <w:color w:val="000000"/>
            <w:sz w:val="24"/>
            <w:szCs w:val="24"/>
          </w:rPr>
          <w:delText xml:space="preserve">[LINK]</w:delText>
        </w:r>
      </w:del>
      <w:ins w:id="1040" w:author="Claude" w:date="2026-09-28T12:00:00Z">
        <w:r>
          <w:rPr>
            <w:rFonts w:ascii="Calibri" w:cs="Calibri" w:eastAsia="Calibri" w:hAnsi="Calibri"/>
            <w:color w:val="000000"/>
            <w:sz w:val="24"/>
            <w:szCs w:val="24"/>
          </w:rPr>
          <w:t xml:space="preserve">First comment: [LINK]</w:t>
        </w:r>
      </w:ins>
    </w:p>
    <w:p>
      <w:r>
        <w:rPr>
          <w:rFonts w:ascii="Calibri" w:cs="Calibri" w:eastAsia="Calibri" w:hAnsi="Calibri"/>
          <w:color w:val="000000"/>
          <w:sz w:val="24"/>
          <w:szCs w:val="24"/>
        </w:rPr>
        <w:t xml:space="preserve"> </w:t>
      </w:r>
    </w:p>
    <w:p>
      <w:r>
        <w:rPr>
          <w:rFonts w:ascii="Calibri" w:cs="Calibri" w:eastAsia="Calibri" w:hAnsi="Calibri"/>
          <w:b/>
          <w:bCs/>
          <w:color w:val="000000"/>
          <w:sz w:val="24"/>
          <w:szCs w:val="24"/>
        </w:rPr>
        <w:t xml:space="preserve">Marnie Packard LinkedIn</w:t>
      </w:r>
    </w:p>
    <w:p>
      <w:r>
        <w:rPr>
          <w:rFonts w:ascii="Calibri" w:cs="Calibri" w:eastAsia="Calibri" w:hAnsi="Calibri"/>
          <w:color w:val="000000"/>
          <w:sz w:val="24"/>
          <w:szCs w:val="24"/>
        </w:rPr>
        <w:t xml:space="preserve"> </w:t>
      </w:r>
    </w:p>
    <w:p>
      <w:r>
        <w:rPr>
          <w:rFonts w:ascii="Calibri" w:cs="Calibri" w:eastAsia="Calibri" w:hAnsi="Calibri"/>
          <w:color w:val="000000"/>
          <w:sz w:val="24"/>
          <w:szCs w:val="24"/>
        </w:rPr>
        <w:t xml:space="preserve">Our $10,000 grant to the Idaho Hispanic Foundation (IHF) </w:t>
      </w:r>
      <w:del w:id="1041" w:author="Claude" w:date="2026-09-28T12:00:00Z">
        <w:r>
          <w:rPr>
            <w:rFonts w:ascii="Calibri" w:cs="Calibri" w:eastAsia="Calibri" w:hAnsi="Calibri"/>
            <w:color w:val="000000"/>
            <w:sz w:val="24"/>
            <w:szCs w:val="24"/>
          </w:rPr>
          <w:delText xml:space="preserve">reflects how we approach community investment at Molina. By taking the time to understand the communities we serve, we can strengthen the organizations already making a difference where they’re most needed.</w:delText>
        </w:r>
      </w:del>
      <w:ins w:id="1042" w:author="Claude" w:date="2026-09-28T12:00:00Z">
        <w:r>
          <w:rPr>
            <w:rFonts w:ascii="Calibri" w:cs="Calibri" w:eastAsia="Calibri" w:hAnsi="Calibri"/>
            <w:color w:val="000000"/>
            <w:sz w:val="24"/>
            <w:szCs w:val="24"/>
          </w:rPr>
          <w:t xml:space="preserve">supports work that is already underway. IHF has spent years building relationships in Canyon County, and their Family &amp; Community Resource Center is a place families rely on.</w:t>
        </w:r>
      </w:ins>
    </w:p>
    <w:p>
      <w:del w:id="1043" w:author="Claude" w:date="2026-09-28T12:00:00Z">
        <w:r>
          <w:rPr>
            <w:rFonts w:ascii="Calibri" w:cs="Calibri" w:eastAsia="Calibri" w:hAnsi="Calibri"/>
            <w:color w:val="000000"/>
            <w:sz w:val="24"/>
            <w:szCs w:val="24"/>
          </w:rPr>
          <w:delText xml:space="preserve">That’s Idaho First in practice. IHF has spent years building relationships in Canyon County, and their Family &amp; Community Resource Center is a place families rely on. Our role is to help that work go further, connecting families to health resources and support that lead to better long-term outcomes.</w:delText>
        </w:r>
      </w:del>
    </w:p>
    <w:p>
      <w:ins w:id="1044" w:author="Claude" w:date="2026-09-28T12:00:00Z">
        <w:r>
          <w:rPr>
            <w:rFonts w:ascii="Calibri" w:cs="Calibri" w:eastAsia="Calibri" w:hAnsi="Calibri"/>
            <w:color w:val="000000"/>
            <w:sz w:val="24"/>
            <w:szCs w:val="24"/>
          </w:rPr>
          <w:t xml:space="preserve">That is Idaho First in practice. We look for the organizations already trusted where they are, and we help that work continue.</w:t>
        </w:r>
      </w:ins>
    </w:p>
    <w:p>
      <w:del w:id="1045" w:author="Claude" w:date="2026-09-28T12:00:00Z">
        <w:r>
          <w:rPr>
            <w:rFonts w:ascii="Calibri" w:cs="Calibri" w:eastAsia="Calibri" w:hAnsi="Calibri"/>
            <w:color w:val="000000"/>
            <w:sz w:val="24"/>
            <w:szCs w:val="24"/>
          </w:rPr>
          <w:delText xml:space="preserve">More than a quarter of Canyon County residents are Hispanic, and Spanish is the most common language in these homes outside of English. This funding expands bilingual health education workshops, case navigation, and referrals to behavioral health and primary care, reaching families in their own language and improving the health of the whole family.</w:delText>
        </w:r>
      </w:del>
    </w:p>
    <w:p>
      <w:ins w:id="1046" w:author="Claude" w:date="2026-09-28T12:00:00Z">
        <w:r>
          <w:rPr>
            <w:rFonts w:ascii="Calibri" w:cs="Calibri" w:eastAsia="Calibri" w:hAnsi="Calibri"/>
            <w:color w:val="000000"/>
            <w:sz w:val="24"/>
            <w:szCs w:val="24"/>
          </w:rPr>
          <w:t xml:space="preserve">More than a quarter of Canyon County residents are Hispanic. The grant supports navigation to behavioral health and primary care, health education workshops, and help with immediate needs like cold-weather items and household essentials.</w:t>
        </w:r>
      </w:ins>
    </w:p>
    <w:p>
      <w:del w:id="1047" w:author="Claude" w:date="2026-09-28T12:00:00Z">
        <w:r>
          <w:rPr>
            <w:rFonts w:ascii="Calibri" w:cs="Calibri" w:eastAsia="Calibri" w:hAnsi="Calibri"/>
            <w:color w:val="000000"/>
            <w:sz w:val="24"/>
            <w:szCs w:val="24"/>
          </w:rPr>
          <w:delText xml:space="preserve">This National Hispanic Heritage Month and beyond, we remain committed to helping every community access the care and support they need to thrive.</w:delText>
        </w:r>
      </w:del>
    </w:p>
    <w:p>
      <w:ins w:id="1048" w:author="Claude" w:date="2026-09-28T12:00:00Z">
        <w:r>
          <w:rPr>
            <w:rFonts w:ascii="Calibri" w:cs="Calibri" w:eastAsia="Calibri" w:hAnsi="Calibri"/>
            <w:color w:val="000000"/>
            <w:sz w:val="24"/>
            <w:szCs w:val="24"/>
          </w:rPr>
          <w:t xml:space="preserve">I was in Nampa this month for IHF’s Hispanic Heritage Month celebration, where more than 250 people came out.</w:t>
        </w:r>
      </w:ins>
    </w:p>
    <w:p>
      <w:del w:id="1049" w:author="Claude" w:date="2026-09-28T12:00:00Z">
        <w:r>
          <w:rPr>
            <w:rFonts w:ascii="Calibri" w:cs="Calibri" w:eastAsia="Calibri" w:hAnsi="Calibri"/>
            <w:color w:val="000000"/>
            <w:sz w:val="24"/>
            <w:szCs w:val="24"/>
          </w:rPr>
          <w:delText xml:space="preserve">Learn more in the comments below.</w:delText>
        </w:r>
      </w:del>
    </w:p>
    <w:p>
      <w:r>
        <w:rPr>
          <w:rFonts w:ascii="Calibri" w:cs="Calibri" w:eastAsia="Calibri" w:hAnsi="Calibri"/>
          <w:color w:val="000000"/>
          <w:sz w:val="24"/>
          <w:szCs w:val="24"/>
        </w:rPr>
        <w:t xml:space="preserve"/>
      </w:r>
      <w:del w:id="1050" w:author="Claude" w:date="2026-09-28T12:00:00Z">
        <w:r>
          <w:rPr>
            <w:rFonts w:ascii="Calibri" w:cs="Calibri" w:eastAsia="Calibri" w:hAnsi="Calibri"/>
            <w:color w:val="000000"/>
            <w:sz w:val="24"/>
            <w:szCs w:val="24"/>
          </w:rPr>
          <w:delText xml:space="preserve">[LINK]</w:delText>
        </w:r>
      </w:del>
      <w:ins w:id="1051" w:author="Claude" w:date="2026-09-28T12:00:00Z">
        <w:r>
          <w:rPr>
            <w:rFonts w:ascii="Calibri" w:cs="Calibri" w:eastAsia="Calibri" w:hAnsi="Calibri"/>
            <w:color w:val="000000"/>
            <w:sz w:val="24"/>
            <w:szCs w:val="24"/>
          </w:rPr>
          <w:t xml:space="preserve">First comment: [LINK]</w:t>
        </w:r>
      </w:ins>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pPr>
        <w:spacing w:after="160" w:line="278"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Idaho Hispanic Foundation Grant Announcement Toolkit (tracked changes)</dc:title>
  <dc:creator>Skyler Stein</dc:creator>
  <cp:lastModifiedBy>Un-named</cp:lastModifiedBy>
  <cp:revision>1</cp:revision>
  <dcterms:created xsi:type="dcterms:W3CDTF">2026-09-28T14:25:27.974Z</dcterms:created>
  <dcterms:modified xsi:type="dcterms:W3CDTF">2026-09-28T14:25:27.975Z</dcterms:modified>
</cp:coreProperties>
</file>

<file path=docProps/custom.xml><?xml version="1.0" encoding="utf-8"?>
<Properties xmlns="http://schemas.openxmlformats.org/officeDocument/2006/custom-properties" xmlns:vt="http://schemas.openxmlformats.org/officeDocument/2006/docPropsVTypes"/>
</file>