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00000"/>
          <w:sz w:val="24"/>
          <w:szCs w:val="24"/>
        </w:rPr>
        <w:t xml:space="preserve">Pettis County United Way Day at the Park</w:t>
      </w:r>
    </w:p>
    <w:p>
      <w:r>
        <w:rPr>
          <w:rFonts w:ascii="Calibri" w:cs="Calibri" w:eastAsia="Calibri" w:hAnsi="Calibri"/>
          <w:color w:val="000000"/>
          <w:sz w:val="24"/>
          <w:szCs w:val="24"/>
        </w:rPr>
        <w:t xml:space="preserve">Social Media Toolkit</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Background: </w:t>
      </w:r>
      <w:del w:id="3001" w:author="Claude" w:date="2026-09-28T12:00:00Z">
        <w:r>
          <w:rPr>
            <w:rFonts w:ascii="Calibri" w:cs="Calibri" w:eastAsia="Calibri" w:hAnsi="Calibri"/>
            <w:color w:val="000000"/>
            <w:sz w:val="24"/>
            <w:szCs w:val="24"/>
          </w:rPr>
          <w:delText xml:space="preserve">The following social media copy is intended for publication on Molina Healthcare’s channels to amplify the sponsorship of the Pettis County United Way Day at the Park.</w:delText>
        </w:r>
      </w:del>
      <w:ins w:id="3002" w:author="Claude" w:date="2026-09-28T12:00:00Z">
        <w:r>
          <w:rPr>
            <w:rFonts w:ascii="Calibri" w:cs="Calibri" w:eastAsia="Calibri" w:hAnsi="Calibri"/>
            <w:color w:val="000000"/>
            <w:sz w:val="24"/>
            <w:szCs w:val="24"/>
          </w:rPr>
          <w:t xml:space="preserve">The following social media copy is intended for publication on Molina Healthcare’s channels following United Way of Pettis County’s Day at the Park, held at Liberty Park in Sedalia with Sedalia Parks and Recreation to open United Way’s 2027 campaign.</w:t>
        </w:r>
      </w:ins>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Images found here.</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Suggested Platforms:</w:t>
      </w:r>
    </w:p>
    <w:p>
      <w:r>
        <w:rPr>
          <w:rFonts w:ascii="Calibri" w:cs="Calibri" w:eastAsia="Calibri" w:hAnsi="Calibri"/>
          <w:color w:val="000000"/>
          <w:sz w:val="24"/>
          <w:szCs w:val="24"/>
        </w:rPr>
        <w:t xml:space="preserve">Molina Healthcare LinkedIn</w:t>
      </w:r>
    </w:p>
    <w:p>
      <w:r>
        <w:rPr>
          <w:rFonts w:ascii="Calibri" w:cs="Calibri" w:eastAsia="Calibri" w:hAnsi="Calibri"/>
          <w:color w:val="000000"/>
          <w:sz w:val="24"/>
          <w:szCs w:val="24"/>
        </w:rPr>
        <w:t xml:space="preserve">Molina Healthcare Facebook</w:t>
      </w:r>
    </w:p>
    <w:p>
      <w:r>
        <w:rPr>
          <w:rFonts w:ascii="Calibri" w:cs="Calibri" w:eastAsia="Calibri" w:hAnsi="Calibri"/>
          <w:color w:val="000000"/>
          <w:sz w:val="24"/>
          <w:szCs w:val="24"/>
        </w:rPr>
        <w:t xml:space="preserve">Andrea Verplaetse</w:t>
      </w:r>
      <w:ins w:id="3003" w:author="Claude" w:date="2026-09-28T12:00:00Z">
        <w:r>
          <w:rPr>
            <w:rFonts w:ascii="Calibri" w:cs="Calibri" w:eastAsia="Calibri" w:hAnsi="Calibri"/>
            <w:color w:val="000000"/>
            <w:sz w:val="24"/>
            <w:szCs w:val="24"/>
          </w:rPr>
          <w:t xml:space="preserve">, market development and strategy director</w:t>
        </w:r>
      </w:ins>
      <w:r>
        <w:rPr>
          <w:rFonts w:ascii="Calibri" w:cs="Calibri" w:eastAsia="Calibri" w:hAnsi="Calibri"/>
          <w:color w:val="000000"/>
          <w:sz w:val="24"/>
          <w:szCs w:val="24"/>
        </w:rPr>
        <w:t xml:space="preserve"> LinkedIn</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Molina Healthcare LinkedIn</w:t>
      </w:r>
    </w:p>
    <w:p>
      <w:r>
        <w:rPr>
          <w:rFonts w:ascii="Calibri" w:cs="Calibri" w:eastAsia="Calibri" w:hAnsi="Calibri"/>
          <w:color w:val="000000"/>
          <w:sz w:val="24"/>
          <w:szCs w:val="24"/>
        </w:rPr>
        <w:t xml:space="preserve"> </w:t>
      </w:r>
    </w:p>
    <w:p>
      <w:del w:id="3004" w:author="Claude" w:date="2026-09-28T12:00:00Z">
        <w:r>
          <w:rPr>
            <w:rFonts w:ascii="Calibri" w:cs="Calibri" w:eastAsia="Calibri" w:hAnsi="Calibri"/>
            <w:color w:val="000000"/>
            <w:sz w:val="24"/>
            <w:szCs w:val="24"/>
          </w:rPr>
          <w:delText xml:space="preserve">Thank you to United Way of Pettis County and Sedalia Parks and Recreation for hosting Day at the Park at Liberty Park in Sedalia, and to everyone who came by to talk with our team.</w:delText>
        </w:r>
      </w:del>
    </w:p>
    <w:p>
      <w:ins w:id="3005" w:author="Claude" w:date="2026-09-28T12:00:00Z">
        <w:r>
          <w:rPr>
            <w:rFonts w:ascii="Calibri" w:cs="Calibri" w:eastAsia="Calibri" w:hAnsi="Calibri"/>
            <w:color w:val="000000"/>
            <w:sz w:val="24"/>
            <w:szCs w:val="24"/>
          </w:rPr>
          <w:t xml:space="preserve">The Molina Healthcare of Missouri team was at Liberty Park in Sedalia for Day at the Park, helping open United Way of Pettis County’s 2027 campaign.</w:t>
        </w:r>
      </w:ins>
    </w:p>
    <w:p>
      <w:ins w:id="3006" w:author="Claude" w:date="2026-09-28T12:00:00Z">
        <w:r>
          <w:rPr>
            <w:rFonts w:ascii="Calibri" w:cs="Calibri" w:eastAsia="Calibri" w:hAnsi="Calibri"/>
            <w:b/>
            <w:bCs/>
            <w:color w:val="000000"/>
            <w:sz w:val="24"/>
            <w:szCs w:val="24"/>
            <w:highlight w:val="yellow"/>
            <w:highlightCs w:val="yellow"/>
          </w:rPr>
          <w:t xml:space="preserve">[INSERT: Molina’s sponsor level, and what the team did onsite]</w:t>
        </w:r>
      </w:ins>
    </w:p>
    <w:p>
      <w:del w:id="3007" w:author="Claude" w:date="2026-09-28T12:00:00Z">
        <w:r>
          <w:rPr>
            <w:rFonts w:ascii="Calibri" w:cs="Calibri" w:eastAsia="Calibri" w:hAnsi="Calibri"/>
            <w:color w:val="000000"/>
            <w:sz w:val="24"/>
            <w:szCs w:val="24"/>
          </w:rPr>
          <w:delText xml:space="preserve">The event opens United Way of Pettis County’s 2027 campaign. About one in seven adults in Pettis County experienced food insecurity in the past year. United Way’s campaign funds the local organizations working to close gaps like that one, and those gaps shape a person’s health long before they ever see a doctor.</w:delText>
        </w:r>
      </w:del>
    </w:p>
    <w:p>
      <w:ins w:id="3008" w:author="Claude" w:date="2026-09-28T12:00:00Z">
        <w:r>
          <w:rPr>
            <w:rFonts w:ascii="Calibri" w:cs="Calibri" w:eastAsia="Calibri" w:hAnsi="Calibri"/>
            <w:color w:val="000000"/>
            <w:sz w:val="24"/>
            <w:szCs w:val="24"/>
          </w:rPr>
          <w:t xml:space="preserve">United Way of Pettis County funds work across education, health, financial stability and basic needs, and operates 211, a free line residents can call any hour to find local help.</w:t>
        </w:r>
      </w:ins>
    </w:p>
    <w:p>
      <w:del w:id="3009" w:author="Claude" w:date="2026-09-28T12:00:00Z">
        <w:r>
          <w:rPr>
            <w:rFonts w:ascii="Calibri" w:cs="Calibri" w:eastAsia="Calibri" w:hAnsi="Calibri"/>
            <w:color w:val="000000"/>
            <w:sz w:val="24"/>
            <w:szCs w:val="24"/>
          </w:rPr>
          <w:delText xml:space="preserve">Partnering with organizations already rooted in the community extends what we are able to do for the people we serve. That is why we back this campaign and why we show up for our partners in person.</w:delText>
        </w:r>
      </w:del>
    </w:p>
    <w:p>
      <w:ins w:id="3010" w:author="Claude" w:date="2026-09-28T12:00:00Z">
        <w:r>
          <w:rPr>
            <w:rFonts w:ascii="Calibri" w:cs="Calibri" w:eastAsia="Calibri" w:hAnsi="Calibri"/>
            <w:color w:val="000000"/>
            <w:sz w:val="24"/>
            <w:szCs w:val="24"/>
          </w:rPr>
          <w:t xml:space="preserve">About one in nine working-age adults in Pettis County has no health insurance. A day like this one is where some of them find out what they qualify for.</w:t>
        </w:r>
      </w:ins>
    </w:p>
    <w:p>
      <w:ins w:id="3011" w:author="Claude" w:date="2026-09-28T12:00:00Z">
        <w:r>
          <w:rPr>
            <w:rFonts w:ascii="Calibri" w:cs="Calibri" w:eastAsia="Calibri" w:hAnsi="Calibri"/>
            <w:color w:val="000000"/>
            <w:sz w:val="24"/>
            <w:szCs w:val="24"/>
          </w:rPr>
          <w:t xml:space="preserve">First comment: [LINK]</w:t>
        </w:r>
      </w:ins>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Molina Healthcare Facebook</w:t>
      </w:r>
    </w:p>
    <w:p>
      <w:r>
        <w:rPr>
          <w:rFonts w:ascii="Calibri" w:cs="Calibri" w:eastAsia="Calibri" w:hAnsi="Calibri"/>
          <w:color w:val="000000"/>
          <w:sz w:val="24"/>
          <w:szCs w:val="24"/>
        </w:rPr>
        <w:t xml:space="preserve"> </w:t>
      </w:r>
    </w:p>
    <w:p>
      <w:del w:id="3012" w:author="Claude" w:date="2026-09-28T12:00:00Z">
        <w:r>
          <w:rPr>
            <w:rFonts w:ascii="Calibri" w:cs="Calibri" w:eastAsia="Calibri" w:hAnsi="Calibri"/>
            <w:color w:val="000000"/>
            <w:sz w:val="24"/>
            <w:szCs w:val="24"/>
          </w:rPr>
          <w:delText xml:space="preserve">Thank you to United Way of Pettis County and Sedalia Parks and Recreation for a great Day at the Park, and to everyone who stopped by our table at Liberty Park.</w:delText>
        </w:r>
      </w:del>
    </w:p>
    <w:p>
      <w:ins w:id="3013" w:author="Claude" w:date="2026-09-28T12:00:00Z">
        <w:r>
          <w:rPr>
            <w:rFonts w:ascii="Calibri" w:cs="Calibri" w:eastAsia="Calibri" w:hAnsi="Calibri"/>
            <w:color w:val="000000"/>
            <w:sz w:val="24"/>
            <w:szCs w:val="24"/>
          </w:rPr>
          <w:t xml:space="preserve">Our Molina Healthcare of Missouri team spent the day at Liberty Park for United Way of Pettis County’s Day at the Park, the kickoff to their 2027 campaign. The day included food, field day activities and a vehicle display.</w:t>
        </w:r>
      </w:ins>
    </w:p>
    <w:p>
      <w:del w:id="3014" w:author="Claude" w:date="2026-09-28T12:00:00Z">
        <w:r>
          <w:rPr>
            <w:rFonts w:ascii="Calibri" w:cs="Calibri" w:eastAsia="Calibri" w:hAnsi="Calibri"/>
            <w:color w:val="000000"/>
            <w:sz w:val="24"/>
            <w:szCs w:val="24"/>
          </w:rPr>
          <w:delText xml:space="preserve">Our Molina Healthcare of Missouri team spent the day sharing resources and answering questions from the families who attended. The event opens United Way of Pettis County’s 2027 campaign, and between the food, the field day activities and the vehicle display, it was a great event.</w:delText>
        </w:r>
      </w:del>
    </w:p>
    <w:p>
      <w:ins w:id="3015" w:author="Claude" w:date="2026-09-28T12:00:00Z">
        <w:r>
          <w:rPr>
            <w:rFonts w:ascii="Calibri" w:cs="Calibri" w:eastAsia="Calibri" w:hAnsi="Calibri"/>
            <w:b/>
            <w:bCs/>
            <w:color w:val="000000"/>
            <w:sz w:val="24"/>
            <w:szCs w:val="24"/>
            <w:highlight w:val="yellow"/>
            <w:highlightCs w:val="yellow"/>
          </w:rPr>
          <w:t xml:space="preserve">[INSERT: what the team handed out, or the specific questions people asked]</w:t>
        </w:r>
      </w:ins>
    </w:p>
    <w:p>
      <w:del w:id="3016" w:author="Claude" w:date="2026-09-28T12:00:00Z">
        <w:r>
          <w:rPr>
            <w:rFonts w:ascii="Calibri" w:cs="Calibri" w:eastAsia="Calibri" w:hAnsi="Calibri"/>
            <w:color w:val="000000"/>
            <w:sz w:val="24"/>
            <w:szCs w:val="24"/>
          </w:rPr>
          <w:delText xml:space="preserve">About one in seven adults in Pettis County experienced food insecurity in the past year. United Way’s campaign funds the local organizations working to close gaps like that one, and those gaps shape a person’s health long before they ever see a doctor.</w:delText>
        </w:r>
      </w:del>
    </w:p>
    <w:p>
      <w:ins w:id="3017" w:author="Claude" w:date="2026-09-28T12:00:00Z">
        <w:r>
          <w:rPr>
            <w:rFonts w:ascii="Calibri" w:cs="Calibri" w:eastAsia="Calibri" w:hAnsi="Calibri"/>
            <w:color w:val="000000"/>
            <w:sz w:val="24"/>
            <w:szCs w:val="24"/>
          </w:rPr>
          <w:t xml:space="preserve">More than one in five adults in Pettis County did not see a doctor for a routine checkup last year.</w:t>
        </w:r>
      </w:ins>
    </w:p>
    <w:p>
      <w:del w:id="3018" w:author="Claude" w:date="2026-09-28T12:00:00Z">
        <w:r>
          <w:rPr>
            <w:rFonts w:ascii="Calibri" w:cs="Calibri" w:eastAsia="Calibri" w:hAnsi="Calibri"/>
            <w:color w:val="000000"/>
            <w:sz w:val="24"/>
            <w:szCs w:val="24"/>
          </w:rPr>
          <w:delText xml:space="preserve">Some of the most useful conversations we have all year happen at a table like this one. People ask what they have been meaning to ask, and we help them work out the next step.</w:delText>
        </w:r>
      </w:del>
    </w:p>
    <w:p>
      <w:ins w:id="3019" w:author="Claude" w:date="2026-09-28T12:00:00Z">
        <w:r>
          <w:rPr>
            <w:rFonts w:ascii="Calibri" w:cs="Calibri" w:eastAsia="Calibri" w:hAnsi="Calibri"/>
            <w:color w:val="000000"/>
            <w:sz w:val="24"/>
            <w:szCs w:val="24"/>
          </w:rPr>
          <w:t xml:space="preserve">If you live in Pettis County and need help finding a resource, United Way runs 211. It is free, confidential and staffed 24 hours a day.</w:t>
        </w:r>
      </w:ins>
    </w:p>
    <w:p>
      <w:ins w:id="3020" w:author="Claude" w:date="2026-09-28T12:00:00Z">
        <w:r>
          <w:rPr>
            <w:rFonts w:ascii="Calibri" w:cs="Calibri" w:eastAsia="Calibri" w:hAnsi="Calibri"/>
            <w:color w:val="000000"/>
            <w:sz w:val="24"/>
            <w:szCs w:val="24"/>
          </w:rPr>
          <w:t xml:space="preserve">Thank you to United Way of Pettis County and Sedalia Parks and Recreation for putting it together.</w:t>
        </w:r>
      </w:ins>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Andrea Verplaetse LinkedIn</w:t>
      </w:r>
    </w:p>
    <w:p>
      <w:r>
        <w:rPr>
          <w:rFonts w:ascii="Calibri" w:cs="Calibri" w:eastAsia="Calibri" w:hAnsi="Calibri"/>
          <w:color w:val="000000"/>
          <w:sz w:val="24"/>
          <w:szCs w:val="24"/>
        </w:rPr>
        <w:t xml:space="preserve"> </w:t>
      </w:r>
    </w:p>
    <w:p>
      <w:del w:id="3021" w:author="Claude" w:date="2026-09-28T12:00:00Z">
        <w:r>
          <w:rPr>
            <w:rFonts w:ascii="Calibri" w:cs="Calibri" w:eastAsia="Calibri" w:hAnsi="Calibri"/>
            <w:color w:val="000000"/>
            <w:sz w:val="24"/>
            <w:szCs w:val="24"/>
          </w:rPr>
          <w:delText xml:space="preserve">Thank you to United Way of Pettis County and Sedalia Parks and Recreation for Day at the Park, and to everyone who stopped by to talk with our Molina Healthcare of Missouri team at Liberty Park.</w:delText>
        </w:r>
      </w:del>
    </w:p>
    <w:p>
      <w:ins w:id="3022" w:author="Claude" w:date="2026-09-28T12:00:00Z">
        <w:r>
          <w:rPr>
            <w:rFonts w:ascii="Calibri" w:cs="Calibri" w:eastAsia="Calibri" w:hAnsi="Calibri"/>
            <w:color w:val="000000"/>
            <w:sz w:val="24"/>
            <w:szCs w:val="24"/>
          </w:rPr>
          <w:t xml:space="preserve">I spent Day at the Park in Sedalia with our Molina Healthcare of Missouri team, helping open United Way of Pettis County’s 2027 campaign.</w:t>
        </w:r>
      </w:ins>
    </w:p>
    <w:p>
      <w:del w:id="3023" w:author="Claude" w:date="2026-09-28T12:00:00Z">
        <w:r>
          <w:rPr>
            <w:rFonts w:ascii="Calibri" w:cs="Calibri" w:eastAsia="Calibri" w:hAnsi="Calibri"/>
            <w:color w:val="000000"/>
            <w:sz w:val="24"/>
            <w:szCs w:val="24"/>
          </w:rPr>
          <w:delText xml:space="preserve">There is a particular kind of conversation that only happens at a folding table in a park. The questions that come up are different from the ones people ask on a phone call. They are more specific, and they are usually the ones that have been sitting unanswered for a while.</w:delText>
        </w:r>
      </w:del>
    </w:p>
    <w:p>
      <w:ins w:id="3024" w:author="Claude" w:date="2026-09-28T12:00:00Z">
        <w:r>
          <w:rPr>
            <w:rFonts w:ascii="Calibri" w:cs="Calibri" w:eastAsia="Calibri" w:hAnsi="Calibri"/>
            <w:color w:val="000000"/>
            <w:sz w:val="24"/>
            <w:szCs w:val="24"/>
          </w:rPr>
          <w:t xml:space="preserve">About one in eleven adults in Pettis County went without reliable transportation last year. People who would need a ride to reach an office stopped at our table on their way past the field day.</w:t>
        </w:r>
      </w:ins>
    </w:p>
    <w:p>
      <w:ins w:id="3025" w:author="Claude" w:date="2026-09-28T12:00:00Z">
        <w:r>
          <w:rPr>
            <w:rFonts w:ascii="Calibri" w:cs="Calibri" w:eastAsia="Calibri" w:hAnsi="Calibri"/>
            <w:b/>
            <w:bCs/>
            <w:color w:val="000000"/>
            <w:sz w:val="24"/>
            <w:szCs w:val="24"/>
            <w:highlight w:val="yellow"/>
            <w:highlightCs w:val="yellow"/>
          </w:rPr>
          <w:t xml:space="preserve">[INSERT: one real question someone asked that day]</w:t>
        </w:r>
      </w:ins>
    </w:p>
    <w:p>
      <w:del w:id="3026" w:author="Claude" w:date="2026-09-28T12:00:00Z">
        <w:r>
          <w:rPr>
            <w:rFonts w:ascii="Calibri" w:cs="Calibri" w:eastAsia="Calibri" w:hAnsi="Calibri"/>
            <w:color w:val="000000"/>
            <w:sz w:val="24"/>
            <w:szCs w:val="24"/>
          </w:rPr>
          <w:delText xml:space="preserve">About one in seven adults in Pettis County experienced food insecurity in the past year. Food insecurity makes every other part of a person’s health harder to manage. That is why campaigns like this one matter, and why everything raised goes straight back into Sedalia and the surrounding county.</w:delText>
        </w:r>
      </w:del>
    </w:p>
    <w:p>
      <w:ins w:id="3027" w:author="Claude" w:date="2026-09-28T12:00:00Z">
        <w:r>
          <w:rPr>
            <w:rFonts w:ascii="Calibri" w:cs="Calibri" w:eastAsia="Calibri" w:hAnsi="Calibri"/>
            <w:color w:val="000000"/>
            <w:sz w:val="24"/>
            <w:szCs w:val="24"/>
          </w:rPr>
          <w:t xml:space="preserve">Everything United Way of Pettis County raises stays in Sedalia and the surrounding county, funding programs in education, health, financial stability and basic needs.</w:t>
        </w:r>
      </w:ins>
    </w:p>
    <w:p>
      <w:ins w:id="3028" w:author="Claude" w:date="2026-09-28T12:00:00Z">
        <w:r>
          <w:rPr>
            <w:rFonts w:ascii="Calibri" w:cs="Calibri" w:eastAsia="Calibri" w:hAnsi="Calibri"/>
            <w:color w:val="000000"/>
            <w:sz w:val="24"/>
            <w:szCs w:val="24"/>
          </w:rPr>
          <w:t xml:space="preserve">First comment: [LINK]</w:t>
        </w:r>
      </w:ins>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Sources</w:t>
      </w:r>
    </w:p>
    <w:p>
      <w:ins w:id="3029" w:author="Claude" w:date="2026-09-28T12:00:00Z">
        <w:r>
          <w:rPr>
            <w:rFonts w:ascii="Calibri" w:cs="Calibri" w:eastAsia="Calibri" w:hAnsi="Calibri"/>
            <w:color w:val="000000"/>
            <w:sz w:val="24"/>
            <w:szCs w:val="24"/>
          </w:rPr>
          <w:t xml:space="preserve">All three figures are CDC PLACES 2023 county data for Pettis County: https://data.cdc.gov/d/swc5-untb</w:t>
        </w:r>
      </w:ins>
    </w:p>
    <w:p>
      <w:ins w:id="3030" w:author="Claude" w:date="2026-09-28T12:00:00Z">
        <w:r>
          <w:rPr>
            <w:rFonts w:ascii="Calibri" w:cs="Calibri" w:eastAsia="Calibri" w:hAnsi="Calibri"/>
            <w:color w:val="000000"/>
            <w:sz w:val="24"/>
            <w:szCs w:val="24"/>
          </w:rPr>
          <w:t xml:space="preserve">Uninsured, adults 18 to 64: 10.6%. Routine checkup in the past year: 78.2%, so 21.8% did not. Lack of reliable transportation in the past 12 months: 8.8%.</w:t>
        </w:r>
      </w:ins>
    </w:p>
    <w:p>
      <w:ins w:id="3031" w:author="Claude" w:date="2026-09-28T12:00:00Z">
        <w:r>
          <w:rPr>
            <w:rFonts w:ascii="Calibri" w:cs="Calibri" w:eastAsia="Calibri" w:hAnsi="Calibri"/>
            <w:color w:val="000000"/>
            <w:sz w:val="24"/>
            <w:szCs w:val="24"/>
          </w:rPr>
          <w:t xml:space="preserve">United Way of Pettis County impact areas and 211: https://www.spcuw.org/</w:t>
        </w:r>
      </w:ins>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Pettis County United Way Day at the Park Toolkit (tracked changes)</dc:title>
  <dc:creator>Skyler Stein</dc:creator>
  <cp:lastModifiedBy>Un-named</cp:lastModifiedBy>
  <cp:revision>1</cp:revision>
  <dcterms:created xsi:type="dcterms:W3CDTF">2026-09-28T15:12:03.671Z</dcterms:created>
  <dcterms:modified xsi:type="dcterms:W3CDTF">2026-09-28T15:12:03.684Z</dcterms:modified>
</cp:coreProperties>
</file>

<file path=docProps/custom.xml><?xml version="1.0" encoding="utf-8"?>
<Properties xmlns="http://schemas.openxmlformats.org/officeDocument/2006/custom-properties" xmlns:vt="http://schemas.openxmlformats.org/officeDocument/2006/docPropsVTypes"/>
</file>