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77EAB" w:rsidRDefault="00AA7518" w14:paraId="6C134B89" w14:textId="446BDDA5">
      <w:pPr>
        <w:jc w:val="center"/>
      </w:pPr>
      <w:r>
        <w:rPr>
          <w:b/>
          <w:bCs/>
          <w:u w:val="single"/>
        </w:rPr>
        <w:t>ABB IN ACTION | NEWSLETTER 0</w:t>
      </w:r>
      <w:r w:rsidR="009D082D">
        <w:rPr>
          <w:b/>
          <w:bCs/>
          <w:u w:val="single"/>
        </w:rPr>
        <w:t>9</w:t>
      </w:r>
      <w:r>
        <w:rPr>
          <w:b/>
          <w:bCs/>
          <w:u w:val="single"/>
        </w:rPr>
        <w:t>.XX.2026</w:t>
      </w:r>
    </w:p>
    <w:p w:rsidR="00177EAB" w:rsidRDefault="00177EAB" w14:paraId="3B45C759" w14:textId="77777777"/>
    <w:p w:rsidR="00177EAB" w:rsidRDefault="00AA7518" w14:paraId="7EFD6F7B" w14:textId="77777777">
      <w:r>
        <w:rPr>
          <w:b/>
          <w:bCs/>
          <w:i/>
          <w:iCs/>
        </w:rPr>
        <w:t>[Subject Line]</w:t>
      </w:r>
    </w:p>
    <w:p w:rsidR="00177EAB" w:rsidRDefault="00AA7518" w14:paraId="5BAAACD4" w14:textId="1D8D2417">
      <w:pPr>
        <w:pStyle w:val="ListParagraph"/>
        <w:numPr>
          <w:ilvl w:val="0"/>
          <w:numId w:val="2"/>
        </w:numPr>
      </w:pPr>
      <w:r>
        <w:t xml:space="preserve">ABB in Action: Powering the Smithsonian for America’s 250th, </w:t>
      </w:r>
      <w:r w:rsidR="1D188664">
        <w:t xml:space="preserve">Investing in Electrical Careers, </w:t>
      </w:r>
      <w:r>
        <w:t>Accelerate America 250+ Hits the Road, and More</w:t>
      </w:r>
    </w:p>
    <w:p w:rsidR="00177EAB" w:rsidRDefault="00177EAB" w14:paraId="3DB537A1" w14:textId="77777777"/>
    <w:p w:rsidR="00177EAB" w:rsidRDefault="00AA7518" w14:paraId="6C23E391" w14:textId="77777777">
      <w:r>
        <w:rPr>
          <w:b/>
          <w:bCs/>
          <w:i/>
          <w:iCs/>
        </w:rPr>
        <w:t>[Note from ABB Team]</w:t>
      </w:r>
    </w:p>
    <w:p w:rsidR="00177EAB" w:rsidRDefault="02390E23" w14:paraId="37DE27D7" w14:textId="356DAEDC">
      <w:r w:rsidR="3545EA88">
        <w:rPr/>
        <w:t xml:space="preserve">One hundred fifty years ago, America celebrated its 100th birthday </w:t>
      </w:r>
      <w:r w:rsidR="2E9981A5">
        <w:rPr/>
        <w:t xml:space="preserve">by showcasing what the </w:t>
      </w:r>
      <w:r w:rsidR="7AE73384">
        <w:rPr/>
        <w:t xml:space="preserve">country could build </w:t>
      </w:r>
      <w:r w:rsidR="7631C483">
        <w:rPr/>
        <w:t>at</w:t>
      </w:r>
      <w:r w:rsidR="49DC0CDD">
        <w:rPr/>
        <w:t xml:space="preserve"> </w:t>
      </w:r>
      <w:r w:rsidR="3545EA88">
        <w:rPr/>
        <w:t>the Centennial Exhibition in Philadelphia</w:t>
      </w:r>
      <w:r w:rsidR="089EEB80">
        <w:rPr/>
        <w:t>.</w:t>
      </w:r>
      <w:r w:rsidR="3545EA88">
        <w:rPr/>
        <w:t xml:space="preserve"> The Smithsonian</w:t>
      </w:r>
      <w:r w:rsidR="765FDEF7">
        <w:rPr/>
        <w:t xml:space="preserve"> buil</w:t>
      </w:r>
      <w:r w:rsidR="113E1912">
        <w:rPr/>
        <w:t>t</w:t>
      </w:r>
      <w:r w:rsidR="3545EA88">
        <w:rPr/>
        <w:t xml:space="preserve"> </w:t>
      </w:r>
      <w:r w:rsidR="3545EA88">
        <w:rPr/>
        <w:t>the Arts and Industries Building</w:t>
      </w:r>
      <w:r w:rsidR="3AEF854D">
        <w:rPr/>
        <w:t xml:space="preserve"> in Washington DC </w:t>
      </w:r>
      <w:r w:rsidR="3F80C665">
        <w:rPr/>
        <w:t>to house th</w:t>
      </w:r>
      <w:r w:rsidR="28DE5D94">
        <w:rPr/>
        <w:t xml:space="preserve">e </w:t>
      </w:r>
      <w:r w:rsidR="6AC493FE">
        <w:rPr/>
        <w:t>collection</w:t>
      </w:r>
      <w:r w:rsidR="44482F4F">
        <w:rPr/>
        <w:t>.</w:t>
      </w:r>
      <w:r w:rsidR="0809C4EB">
        <w:rPr/>
        <w:t xml:space="preserve"> </w:t>
      </w:r>
      <w:r w:rsidR="0DF4AA51">
        <w:rPr/>
        <w:t>O</w:t>
      </w:r>
      <w:r w:rsidR="089EEB80">
        <w:rPr/>
        <w:t>pened</w:t>
      </w:r>
      <w:r w:rsidR="3545EA88">
        <w:rPr/>
        <w:t xml:space="preserve"> in 1881</w:t>
      </w:r>
      <w:r w:rsidR="7B8BF24B">
        <w:rPr/>
        <w:t>, it is</w:t>
      </w:r>
      <w:r w:rsidR="3545EA88">
        <w:rPr/>
        <w:t xml:space="preserve"> </w:t>
      </w:r>
      <w:r w:rsidR="3545EA88">
        <w:rPr/>
        <w:t>the second-oldest structure on the</w:t>
      </w:r>
      <w:r w:rsidR="3545EA88">
        <w:rPr/>
        <w:t xml:space="preserve"> Smithsonian campus.</w:t>
      </w:r>
      <w:r w:rsidR="3545EA88">
        <w:rPr/>
        <w:t xml:space="preserve"> As the nation marks 250 years, ABB </w:t>
      </w:r>
      <w:hyperlink r:id="R810b0d7e441f4995">
        <w:r w:rsidRPr="3D67EC01" w:rsidR="3545EA88">
          <w:rPr>
            <w:rStyle w:val="Hyperlink"/>
          </w:rPr>
          <w:t>modernized the building’s electrical systems</w:t>
        </w:r>
      </w:hyperlink>
      <w:r w:rsidR="3545EA88">
        <w:rPr/>
        <w:t xml:space="preserve"> so it could open its doors again.</w:t>
      </w:r>
    </w:p>
    <w:p w:rsidR="00177EAB" w:rsidRDefault="00177EAB" w14:paraId="60AB27D0" w14:textId="77777777"/>
    <w:p w:rsidR="00177EAB" w:rsidRDefault="00AA7518" w14:paraId="2123460F" w14:textId="22B7C4FA">
      <w:r w:rsidR="5854C973">
        <w:rPr/>
        <w:t>ABB retrofitted the building’s switchgear with custom-engineered circuit breakers</w:t>
      </w:r>
      <w:r w:rsidR="58FE4424">
        <w:rPr/>
        <w:t xml:space="preserve">, </w:t>
      </w:r>
      <w:r w:rsidR="11058129">
        <w:rPr/>
        <w:t xml:space="preserve">manufactured </w:t>
      </w:r>
      <w:r w:rsidR="6372B519">
        <w:rPr/>
        <w:t xml:space="preserve">at its </w:t>
      </w:r>
      <w:r w:rsidR="197F12EA">
        <w:rPr/>
        <w:t xml:space="preserve">factory </w:t>
      </w:r>
      <w:r w:rsidR="197F12EA">
        <w:rPr/>
        <w:t xml:space="preserve">in </w:t>
      </w:r>
      <w:r w:rsidR="19AC0063">
        <w:rPr/>
        <w:t>Flor</w:t>
      </w:r>
      <w:r w:rsidR="20FA121B">
        <w:rPr/>
        <w:t>ence</w:t>
      </w:r>
      <w:r w:rsidR="20FA121B">
        <w:rPr/>
        <w:t xml:space="preserve">, South </w:t>
      </w:r>
      <w:r w:rsidR="0D8D6CA4">
        <w:rPr/>
        <w:t>Carolina. The</w:t>
      </w:r>
      <w:r w:rsidR="5854C973">
        <w:rPr/>
        <w:t xml:space="preserve"> work also strengthened system protection</w:t>
      </w:r>
      <w:r w:rsidR="7B893571">
        <w:rPr/>
        <w:t>,</w:t>
      </w:r>
      <w:r w:rsidR="5854C973">
        <w:rPr/>
        <w:t xml:space="preserve"> so it responds faster to faults, added updated labeling and safety features for personnel working near energized equipment, and introduced integrated monitoring and data tools that give the Smithsonian’s facilities team continuous visibility into system per</w:t>
      </w:r>
      <w:r w:rsidR="5854C973">
        <w:rPr/>
        <w:t>formance.</w:t>
      </w:r>
    </w:p>
    <w:p w:rsidR="00177EAB" w:rsidP="3D67EC01" w:rsidRDefault="00177EAB" w14:paraId="6BB93036" w14:textId="69DF35B2">
      <w:pPr>
        <w:pStyle w:val="Normal"/>
      </w:pPr>
    </w:p>
    <w:p w:rsidR="00177EAB" w:rsidRDefault="02390E23" w14:paraId="3A7B6581" w14:textId="63DB6327">
      <w:r>
        <w:t>The building that was raised to hold the artifacts of America’s 100th birthday is now powering its 250th – on equipment built by American workers.</w:t>
      </w:r>
    </w:p>
    <w:p w:rsidR="00177EAB" w:rsidRDefault="00177EAB" w14:paraId="2AF1D045" w14:textId="77777777"/>
    <w:p w:rsidR="00177EAB" w:rsidP="3D67EC01" w:rsidRDefault="3BEBA8F5" w14:paraId="3136DB87" w14:textId="20DB5C94">
      <w:pPr>
        <w:pStyle w:val="Normal"/>
        <w:spacing w:line="259" w:lineRule="auto"/>
        <w:jc w:val="center"/>
      </w:pPr>
      <w:r w:rsidR="322DE342">
        <w:drawing>
          <wp:inline wp14:editId="6A91ED2A" wp14:anchorId="78B40CBF">
            <wp:extent cx="4981575" cy="2802136"/>
            <wp:effectExtent l="0" t="0" r="0" b="0"/>
            <wp:docPr id="1461588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588258" name="Picture 1461588258"/>
                    <pic:cNvPicPr/>
                  </pic:nvPicPr>
                  <pic:blipFill>
                    <a:blip xmlns:r="http://schemas.openxmlformats.org/officeDocument/2006/relationships" r:embed="rId433930959">
                      <a:extLst>
                        <a:ext uri="{28A0092B-C50C-407E-A947-70E740481C1C}">
                          <a14:useLocalDpi xmlns:a14="http://schemas.microsoft.com/office/drawing/2010/main"/>
                        </a:ext>
                      </a:extLst>
                    </a:blip>
                    <a:stretch>
                      <a:fillRect/>
                    </a:stretch>
                  </pic:blipFill>
                  <pic:spPr>
                    <a:xfrm rot="0">
                      <a:off x="0" y="0"/>
                      <a:ext cx="4981575" cy="2802136"/>
                    </a:xfrm>
                    <a:prstGeom prst="rect">
                      <a:avLst/>
                    </a:prstGeom>
                  </pic:spPr>
                </pic:pic>
              </a:graphicData>
            </a:graphic>
          </wp:inline>
        </w:drawing>
      </w:r>
    </w:p>
    <w:p w:rsidR="00177EAB" w:rsidP="3D67EC01" w:rsidRDefault="3BEBA8F5" w14:paraId="4E87DFBA" w14:textId="44219166">
      <w:pPr>
        <w:pStyle w:val="Normal"/>
        <w:spacing w:line="259" w:lineRule="auto"/>
        <w:jc w:val="center"/>
        <w:rPr>
          <w:b w:val="1"/>
          <w:bCs w:val="1"/>
          <w:i w:val="1"/>
          <w:iCs w:val="1"/>
        </w:rPr>
      </w:pPr>
      <w:r w:rsidRPr="3D67EC01" w:rsidR="4238FCAA">
        <w:rPr>
          <w:b w:val="1"/>
          <w:bCs w:val="1"/>
          <w:i w:val="1"/>
          <w:iCs w:val="1"/>
        </w:rPr>
        <w:t xml:space="preserve">ABB Powers </w:t>
      </w:r>
      <w:r w:rsidRPr="3D67EC01" w:rsidR="32660228">
        <w:rPr>
          <w:b w:val="1"/>
          <w:bCs w:val="1"/>
          <w:i w:val="1"/>
          <w:iCs w:val="1"/>
        </w:rPr>
        <w:t>T</w:t>
      </w:r>
      <w:r w:rsidRPr="3D67EC01" w:rsidR="4238FCAA">
        <w:rPr>
          <w:b w:val="1"/>
          <w:bCs w:val="1"/>
          <w:i w:val="1"/>
          <w:iCs w:val="1"/>
        </w:rPr>
        <w:t>he Smithsonian for America 250</w:t>
      </w:r>
    </w:p>
    <w:p w:rsidR="00177EAB" w:rsidRDefault="00177EAB" w14:paraId="4D9EB058" w14:textId="77777777"/>
    <w:p w:rsidR="00177EAB" w:rsidRDefault="00AA7518" w14:paraId="5BE00EA3" w14:textId="77777777">
      <w:r>
        <w:rPr>
          <w:b/>
          <w:bCs/>
          <w:i/>
          <w:iCs/>
        </w:rPr>
        <w:t>[Features]</w:t>
      </w:r>
    </w:p>
    <w:p w:rsidR="790FE5E0" w:rsidP="3401B64C" w:rsidRDefault="790FE5E0" w14:paraId="2A9DE483" w14:textId="3F73D089">
      <w:pPr>
        <w:rPr>
          <w:b/>
          <w:bCs/>
        </w:rPr>
      </w:pPr>
      <w:r w:rsidRPr="3401B64C">
        <w:rPr>
          <w:b/>
          <w:bCs/>
        </w:rPr>
        <w:t xml:space="preserve">Careers Electric Turns a National Commitment </w:t>
      </w:r>
      <w:r w:rsidRPr="3401B64C" w:rsidR="7BE02895">
        <w:rPr>
          <w:b/>
          <w:bCs/>
        </w:rPr>
        <w:t>into</w:t>
      </w:r>
      <w:r w:rsidRPr="3401B64C">
        <w:rPr>
          <w:b/>
          <w:bCs/>
        </w:rPr>
        <w:t xml:space="preserve"> Classroom Seats in North Carolina</w:t>
      </w:r>
    </w:p>
    <w:p w:rsidR="790FE5E0" w:rsidRDefault="790FE5E0" w14:paraId="7EF64FC5" w14:textId="01BBD007">
      <w:r w:rsidRPr="3401B64C">
        <w:t xml:space="preserve">In June, ABB joined the Siemens Foundation as co-chair of the </w:t>
      </w:r>
      <w:hyperlink r:id="rId11">
        <w:r w:rsidRPr="3401B64C">
          <w:rPr>
            <w:rStyle w:val="Hyperlink"/>
          </w:rPr>
          <w:t>Careers Electric Coalition</w:t>
        </w:r>
      </w:hyperlink>
      <w:r w:rsidRPr="3401B64C">
        <w:t xml:space="preserve"> with a $1 million investment, backing a national initiative to train a cumulative 25,000 people for skilled electrical careers over its first 10 years. </w:t>
      </w:r>
    </w:p>
    <w:p w:rsidR="790FE5E0" w:rsidRDefault="790FE5E0" w14:paraId="4F07967C" w14:textId="363605AE"/>
    <w:p w:rsidR="790FE5E0" w:rsidP="1EE2AB7E" w:rsidRDefault="52A69B31" w14:paraId="37C7F8C9" w14:textId="479C2C45">
      <w:r>
        <w:t>The constraint on American electrification is not demand or technology – it is having enough qualified</w:t>
      </w:r>
      <w:r w:rsidR="597D2819">
        <w:t xml:space="preserve"> people</w:t>
      </w:r>
      <w:r>
        <w:t xml:space="preserve"> to do the work. Careers Electric is built to scale from North Carolina to the rest of the country, and ABB is helping steer it.</w:t>
      </w:r>
    </w:p>
    <w:p w:rsidR="3401B64C" w:rsidP="3D67EC01" w:rsidRDefault="3401B64C" w14:paraId="2728181D" w14:textId="3C725921">
      <w:pPr>
        <w:pStyle w:val="Normal"/>
      </w:pPr>
    </w:p>
    <w:p w:rsidR="790FE5E0" w:rsidP="3401B64C" w:rsidRDefault="790FE5E0" w14:paraId="1681DE79" w14:textId="2E545E66">
      <w:r w:rsidRPr="3401B64C">
        <w:t>Students earn college credit in electrical coursework, industry-valued credentials, hands-on experience with employer partners, and completion of a registered pre-apprenticeship, plus a $2,000 stipend when they finish. Careers Electric also launched at 10 North Carolina community colleges this year, with the North Carolina Business Committee for Education and the North Carolina Community College System as implementation partners. Founding national industry partners</w:t>
      </w:r>
      <w:r w:rsidR="49717440">
        <w:t xml:space="preserve"> </w:t>
      </w:r>
      <w:r w:rsidR="0B60EB4F">
        <w:t>also</w:t>
      </w:r>
      <w:r w:rsidRPr="3401B64C">
        <w:t xml:space="preserve"> include Amazon Web Services, Duke Energy, Hitachi Energy, </w:t>
      </w:r>
      <w:r w:rsidR="3578EB5B">
        <w:t xml:space="preserve">and </w:t>
      </w:r>
      <w:r w:rsidRPr="3401B64C">
        <w:t>JetZero.</w:t>
      </w:r>
    </w:p>
    <w:p w:rsidR="790FE5E0" w:rsidP="3401B64C" w:rsidRDefault="790FE5E0" w14:paraId="181B3A21" w14:textId="75E96494">
      <w:r w:rsidRPr="3401B64C">
        <w:t xml:space="preserve"> </w:t>
      </w:r>
    </w:p>
    <w:p w:rsidR="790FE5E0" w:rsidP="3401B64C" w:rsidRDefault="30261FCC" w14:paraId="1A155FBE" w14:textId="0B772F34">
      <w:r>
        <w:t xml:space="preserve">This summer, twelve Careers Electric Summer Academies ran at community colleges across North Carolina to introduce high school students to the electrical trade at no cost. </w:t>
      </w:r>
      <w:r w:rsidRPr="3401B64C" w:rsidR="790FE5E0">
        <w:t xml:space="preserve">North Carolina Governor Josh Stein </w:t>
      </w:r>
      <w:hyperlink r:id="rId12">
        <w:r w:rsidRPr="3401B64C" w:rsidR="790FE5E0">
          <w:rPr>
            <w:rStyle w:val="Hyperlink"/>
          </w:rPr>
          <w:t>visited the Cleveland Community College academy</w:t>
        </w:r>
      </w:hyperlink>
      <w:r w:rsidRPr="3401B64C" w:rsidR="790FE5E0">
        <w:t xml:space="preserve"> in July, where 18 local high school students had just started an eight-week introduction to electrical systems technology. </w:t>
      </w:r>
    </w:p>
    <w:p w:rsidR="3401B64C" w:rsidRDefault="3401B64C" w14:paraId="440997C2" w14:textId="0AC13810"/>
    <w:p w:rsidR="00177EAB" w:rsidRDefault="00177EAB" w14:paraId="7B047E26" w14:textId="77777777"/>
    <w:p w:rsidR="0F887CD3" w:rsidP="3D67EC01" w:rsidRDefault="0F887CD3" w14:paraId="4473FB2F" w14:textId="4F5F742C">
      <w:pPr>
        <w:pStyle w:val="Normal"/>
        <w:jc w:val="center"/>
      </w:pPr>
      <w:r w:rsidR="1A42B6B1">
        <w:drawing>
          <wp:inline wp14:editId="6B3B0E37" wp14:anchorId="189CF825">
            <wp:extent cx="5943600" cy="3962400"/>
            <wp:effectExtent l="0" t="0" r="0" b="0"/>
            <wp:docPr id="405075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075701" name="Picture 405075701"/>
                    <pic:cNvPicPr/>
                  </pic:nvPicPr>
                  <pic:blipFill>
                    <a:blip xmlns:r="http://schemas.openxmlformats.org/officeDocument/2006/relationships" r:embed="rId642278637">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2FA55DD9" w:rsidP="3D67EC01" w:rsidRDefault="2FA55DD9" w14:paraId="3929BE16" w14:textId="4B1CB8C3">
      <w:pPr>
        <w:pStyle w:val="Normal"/>
        <w:suppressLineNumbers w:val="0"/>
        <w:bidi w:val="0"/>
        <w:spacing w:before="0" w:beforeAutospacing="off" w:after="0" w:afterAutospacing="off" w:line="259" w:lineRule="auto"/>
        <w:ind w:left="0" w:right="0"/>
        <w:jc w:val="center"/>
        <w:rPr>
          <w:b w:val="1"/>
          <w:bCs w:val="1"/>
          <w:i w:val="1"/>
          <w:iCs w:val="1"/>
        </w:rPr>
      </w:pPr>
      <w:r w:rsidRPr="3D67EC01" w:rsidR="6644C668">
        <w:rPr>
          <w:b w:val="1"/>
          <w:bCs w:val="1"/>
          <w:i w:val="1"/>
          <w:iCs w:val="1"/>
        </w:rPr>
        <w:t>NC Governor Stein at the Cleveland Community College</w:t>
      </w:r>
    </w:p>
    <w:p w:rsidR="00177EAB" w:rsidRDefault="00177EAB" w14:paraId="4F0C9972" w14:textId="77777777"/>
    <w:p w:rsidR="00177EAB" w:rsidRDefault="00AA7518" w14:paraId="31678DC5" w14:textId="19E85444">
      <w:r>
        <w:rPr>
          <w:b/>
          <w:bCs/>
        </w:rPr>
        <w:t xml:space="preserve">The Accelerate America 250+ Tour </w:t>
      </w:r>
      <w:r w:rsidR="00E64AA3">
        <w:rPr>
          <w:b/>
          <w:bCs/>
        </w:rPr>
        <w:t>Teams up</w:t>
      </w:r>
      <w:r w:rsidR="00463115">
        <w:rPr>
          <w:b/>
          <w:bCs/>
        </w:rPr>
        <w:t xml:space="preserve"> with NA</w:t>
      </w:r>
      <w:r w:rsidR="00C908E6">
        <w:rPr>
          <w:b/>
          <w:bCs/>
        </w:rPr>
        <w:t xml:space="preserve">SCAR to </w:t>
      </w:r>
      <w:r w:rsidRPr="1EE2AB7E" w:rsidR="01C869B4">
        <w:rPr>
          <w:b/>
          <w:bCs/>
        </w:rPr>
        <w:t>Bring</w:t>
      </w:r>
      <w:r>
        <w:rPr>
          <w:b/>
          <w:bCs/>
        </w:rPr>
        <w:t xml:space="preserve"> ABB Technology Coast to Coast</w:t>
      </w:r>
    </w:p>
    <w:p w:rsidR="00177EAB" w:rsidRDefault="02390E23" w14:paraId="6CB692DC" w14:textId="7808D356">
      <w:r>
        <w:t xml:space="preserve">ABB’s </w:t>
      </w:r>
      <w:hyperlink r:id="rId14">
        <w:r w:rsidRPr="3401B64C">
          <w:rPr>
            <w:rStyle w:val="Hyperlink"/>
          </w:rPr>
          <w:t>Engineered for America</w:t>
        </w:r>
      </w:hyperlink>
      <w:r>
        <w:t xml:space="preserve"> series has spent 2026 spotlighting the people and plants behind ABB’s U.S. footprint, led by the $100 million investment in the New Berlin, Wisconsin campus and building on roughly $500 million invested in U.S. manufacturing and R&amp;D from 2022 to 2024. For the nation’s 250th, that story is going on the road. </w:t>
      </w:r>
    </w:p>
    <w:p w:rsidR="00177EAB" w:rsidRDefault="00177EAB" w14:paraId="48068756" w14:textId="173D1D81"/>
    <w:p w:rsidR="067B3B4A" w:rsidRDefault="067B3B4A" w14:paraId="5A0FD0C5" w14:textId="099778E7">
      <w:r w:rsidRPr="1EE2AB7E">
        <w:t xml:space="preserve">As a leader in electrification and automation, ABB is bringing that spirit of innovation to life with the Accelerate America 250+ Tour, featuring the </w:t>
      </w:r>
      <w:r w:rsidRPr="1EE2AB7E">
        <w:rPr>
          <w:b/>
          <w:bCs/>
        </w:rPr>
        <w:t>ABB NASCAR EV Prototype</w:t>
      </w:r>
      <w:r w:rsidRPr="1EE2AB7E">
        <w:t>, a powerful symbol of American ingenuity.</w:t>
      </w:r>
      <w:r w:rsidR="5E2C3A77">
        <w:t xml:space="preserve"> The tour opened in Chicago in the spring and runs through the fall, with stops in Indianapolis, Las Vegas, Columbus, Washington, DC, and Spokane. Roughly 75–80% of what ABB sells in the U.S. is made in the U.S. – the tour is built to make that concrete, one stop at a time.</w:t>
      </w:r>
    </w:p>
    <w:p w:rsidR="067B3B4A" w:rsidP="1EE2AB7E" w:rsidRDefault="067B3B4A" w14:paraId="62533EDE" w14:textId="19A81997">
      <w:r w:rsidRPr="1EE2AB7E">
        <w:t xml:space="preserve"> </w:t>
      </w:r>
    </w:p>
    <w:p w:rsidR="067B3B4A" w:rsidRDefault="067B3B4A" w14:paraId="185E513D" w14:textId="015DAE0C">
      <w:r w:rsidRPr="1EE2AB7E">
        <w:t>ABB is a founding member of NASCAR IMPACT and NASCAR’s official electrification partner</w:t>
      </w:r>
      <w:r w:rsidRPr="1EE2AB7E" w:rsidR="55212CE9">
        <w:t xml:space="preserve">, </w:t>
      </w:r>
      <w:r w:rsidRPr="1EE2AB7E">
        <w:t>working together to help NASCAR operate leaner and cleaner while exploring strategic opportunities for electrification in the sport.</w:t>
      </w:r>
      <w:r w:rsidRPr="1EE2AB7E" w:rsidR="60C4C47C">
        <w:t xml:space="preserve"> </w:t>
      </w:r>
      <w:r w:rsidR="13CEFAF8">
        <w:t>Upcoming stops: Indianapolis, Indiana (September 25–28); Las Vegas, Nevada (September 28–30 and October 4–7); Columbus, Ohio (October 22–24); Spokane, Washington (October 26–29)</w:t>
      </w:r>
    </w:p>
    <w:p w:rsidR="1EE2AB7E" w:rsidP="1EE2AB7E" w:rsidRDefault="1EE2AB7E" w14:paraId="7A9533BF" w14:textId="0DC1A580"/>
    <w:p w:rsidR="00177EAB" w:rsidRDefault="00177EAB" w14:paraId="267846A1" w14:textId="77777777"/>
    <w:p w:rsidR="00177EAB" w:rsidP="3D67EC01" w:rsidRDefault="79EFD017" w14:paraId="6DE42366" w14:textId="4CBBA0E3">
      <w:pPr>
        <w:pStyle w:val="Normal"/>
        <w:jc w:val="center"/>
      </w:pPr>
      <w:commentRangeStart w:id="2085665762"/>
      <w:r w:rsidR="582D18D7">
        <w:drawing>
          <wp:inline wp14:editId="71E61C4F" wp14:anchorId="17793195">
            <wp:extent cx="5943600" cy="3343275"/>
            <wp:effectExtent l="0" t="0" r="0" b="0"/>
            <wp:docPr id="885880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880003" name="Picture 885880003"/>
                    <pic:cNvPicPr/>
                  </pic:nvPicPr>
                  <pic:blipFill>
                    <a:blip xmlns:r="http://schemas.openxmlformats.org/officeDocument/2006/relationships" r:embed="rId110583407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commentRangeEnd w:id="2085665762"/>
      <w:r>
        <w:rPr>
          <w:rStyle w:val="CommentReference"/>
        </w:rPr>
        <w:commentReference w:id="2085665762"/>
      </w:r>
    </w:p>
    <w:p w:rsidR="1EE2AB7E" w:rsidP="1EE2AB7E" w:rsidRDefault="1EE2AB7E" w14:paraId="2A43B229" w14:textId="7150C6B6">
      <w:pPr>
        <w:jc w:val="center"/>
      </w:pPr>
    </w:p>
    <w:p w:rsidR="333BAC29" w:rsidP="1EE2AB7E" w:rsidRDefault="333BAC29" w14:paraId="463D708C" w14:textId="22AB49D6">
      <w:r w:rsidRPr="1EE2AB7E">
        <w:rPr>
          <w:b/>
          <w:bCs/>
        </w:rPr>
        <w:t>ABB Electronics Are Aboard NASA’s Newest Flagship Telescope</w:t>
      </w:r>
    </w:p>
    <w:p w:rsidR="333BAC29" w:rsidP="1EE2AB7E" w:rsidRDefault="333BAC29" w14:paraId="0275FF44" w14:textId="6D74A736">
      <w:r w:rsidRPr="1EE2AB7E">
        <w:t xml:space="preserve">NASA’s Nancy Grace Roman Space Telescope </w:t>
      </w:r>
      <w:hyperlink r:id="rId16">
        <w:r w:rsidRPr="1EE2AB7E">
          <w:rPr>
            <w:rStyle w:val="Hyperlink"/>
          </w:rPr>
          <w:t>launched on August 30</w:t>
        </w:r>
      </w:hyperlink>
      <w:r w:rsidRPr="1EE2AB7E">
        <w:t xml:space="preserve"> carrying ultra-sensitive camera electronics developed and manufactured by ABB with Nüvü Camēras. The electronics read out the Roman Coronagraph Instrument, a technology demonstration expected to be 100 to 1,000 times more powerful at imaging planets beyond our solar system than any space-based coronagraph flying today. NASA’s Jet Propulsion Laboratory awarded ABB the contract in 2020.</w:t>
      </w:r>
    </w:p>
    <w:p w:rsidR="333BAC29" w:rsidP="1EE2AB7E" w:rsidRDefault="333BAC29" w14:paraId="4062BE1F" w14:textId="1F3FE0A0">
      <w:pPr>
        <w:jc w:val="center"/>
      </w:pPr>
      <w:r w:rsidRPr="1EE2AB7E">
        <w:t xml:space="preserve"> </w:t>
      </w:r>
    </w:p>
    <w:p w:rsidR="333BAC29" w:rsidP="1EE2AB7E" w:rsidRDefault="333BAC29" w14:paraId="5B55BDCE" w14:textId="1388CC8D">
      <w:r w:rsidR="1F86F7FB">
        <w:rPr/>
        <w:t xml:space="preserve">The engineering problem is capturing almost nothing. Exoplanets are vastly dimmer than the stars they orbit, so the coronagraph suppresses starlight and steers the faint reflected light to the cameras. ABB compressed the readout system into a unit no larger than a shoe box, built from space-qualified components rated to survive deep-space radiation and cryogenic temperatures. </w:t>
      </w:r>
    </w:p>
    <w:p w:rsidR="333BAC29" w:rsidP="1EE2AB7E" w:rsidRDefault="333BAC29" w14:paraId="79F9D8B2" w14:textId="717E875C">
      <w:r w:rsidRPr="1EE2AB7E">
        <w:t xml:space="preserve"> </w:t>
      </w:r>
    </w:p>
    <w:p w:rsidR="1EE2AB7E" w:rsidP="3D67EC01" w:rsidRDefault="1EE2AB7E" w14:paraId="700FABEE" w14:textId="213AE7C3">
      <w:pPr/>
      <w:r w:rsidR="1F86F7FB">
        <w:rPr/>
        <w:t xml:space="preserve"> The work draws on 30 years of ABB space </w:t>
      </w:r>
      <w:r w:rsidR="1F86F7FB">
        <w:rPr/>
        <w:t>projects</w:t>
      </w:r>
      <w:r w:rsidR="1F86F7FB">
        <w:rPr/>
        <w:t xml:space="preserve"> and more than 140 optical systems now </w:t>
      </w:r>
      <w:r w:rsidR="1F86F7FB">
        <w:rPr/>
        <w:t>operating</w:t>
      </w:r>
      <w:r w:rsidR="1F86F7FB">
        <w:rPr/>
        <w:t xml:space="preserve"> in orbit.</w:t>
      </w:r>
    </w:p>
    <w:p w:rsidR="64907700" w:rsidP="3D67EC01" w:rsidRDefault="64907700" w14:paraId="2FDD238A" w14:textId="3FFEEBF7">
      <w:pPr/>
    </w:p>
    <w:p w:rsidR="64907700" w:rsidP="3D67EC01" w:rsidRDefault="64907700" w14:paraId="7A49DF19" w14:textId="1738448B">
      <w:pPr>
        <w:pStyle w:val="Normal"/>
        <w:jc w:val="center"/>
      </w:pPr>
      <w:r w:rsidR="03AA2FD0">
        <w:drawing>
          <wp:inline wp14:editId="142A38FD" wp14:anchorId="0E75DFB2">
            <wp:extent cx="5943600" cy="3343275"/>
            <wp:effectExtent l="0" t="0" r="0" b="0"/>
            <wp:docPr id="1134298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298919" name="Picture 1134298919"/>
                    <pic:cNvPicPr/>
                  </pic:nvPicPr>
                  <pic:blipFill>
                    <a:blip xmlns:r="http://schemas.openxmlformats.org/officeDocument/2006/relationships" r:embed="rId122603494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4907700" w:rsidP="3D67EC01" w:rsidRDefault="64907700" w14:paraId="1A677013" w14:textId="7C367EA7">
      <w:pPr>
        <w:pStyle w:val="Normal"/>
        <w:suppressLineNumbers w:val="0"/>
        <w:bidi w:val="0"/>
        <w:spacing w:before="0" w:beforeAutospacing="off" w:after="0" w:afterAutospacing="off" w:line="259" w:lineRule="auto"/>
        <w:ind w:left="0" w:right="0"/>
        <w:jc w:val="center"/>
        <w:rPr>
          <w:b w:val="1"/>
          <w:bCs w:val="1"/>
          <w:i w:val="1"/>
          <w:iCs w:val="1"/>
        </w:rPr>
      </w:pPr>
      <w:r w:rsidRPr="3D67EC01" w:rsidR="03AA2FD0">
        <w:rPr>
          <w:rFonts w:ascii="Times New Roman" w:hAnsi="Times New Roman" w:eastAsia="Times New Roman" w:cs="Times New Roman"/>
          <w:b w:val="1"/>
          <w:bCs w:val="1"/>
          <w:i w:val="1"/>
          <w:iCs w:val="1"/>
          <w:caps w:val="0"/>
          <w:smallCaps w:val="0"/>
          <w:noProof w:val="0"/>
          <w:lang w:val="en-US"/>
        </w:rPr>
        <w:t xml:space="preserve"> The two ABB-developed cameras integrated into the Roman Telescope’s coronagraph - Image credit NASA/JPL-Caltech</w:t>
      </w:r>
    </w:p>
    <w:p w:rsidR="1EE2AB7E" w:rsidP="1EE2AB7E" w:rsidRDefault="1EE2AB7E" w14:paraId="4C5EB95B" w14:textId="597DE3A6">
      <w:pPr>
        <w:rPr>
          <w:b/>
          <w:bCs/>
          <w:i/>
          <w:iCs/>
        </w:rPr>
      </w:pPr>
    </w:p>
    <w:p w:rsidR="1EE2AB7E" w:rsidP="1EE2AB7E" w:rsidRDefault="1EE2AB7E" w14:paraId="0A48ED3D" w14:textId="2B246318">
      <w:pPr>
        <w:rPr>
          <w:b/>
          <w:bCs/>
          <w:i/>
          <w:iCs/>
        </w:rPr>
      </w:pPr>
    </w:p>
    <w:p w:rsidR="00177EAB" w:rsidRDefault="00177EAB" w14:paraId="1F84DEF9" w14:textId="77777777"/>
    <w:p w:rsidR="00177EAB" w:rsidRDefault="00AA7518" w14:paraId="476AC9A1" w14:textId="77777777">
      <w:r>
        <w:rPr>
          <w:b/>
          <w:bCs/>
          <w:i/>
          <w:iCs/>
        </w:rPr>
        <w:t>[ABB in the News]</w:t>
      </w:r>
    </w:p>
    <w:p w:rsidR="00177EAB" w:rsidRDefault="00AA7518" w14:paraId="66C5F0CA" w14:textId="77777777">
      <w:pPr>
        <w:pStyle w:val="ListParagraph"/>
        <w:numPr>
          <w:ilvl w:val="0"/>
          <w:numId w:val="2"/>
        </w:numPr>
      </w:pPr>
      <w:r>
        <w:t xml:space="preserve">June 2026 | CNBC: </w:t>
      </w:r>
      <w:hyperlink w:history="1" r:id="rId18">
        <w:r>
          <w:rPr>
            <w:rStyle w:val="Hyperlink"/>
          </w:rPr>
          <w:t>CEO of ABB on meeting the surging power demand for AI data centers</w:t>
        </w:r>
      </w:hyperlink>
    </w:p>
    <w:p w:rsidR="00177EAB" w:rsidRDefault="085921C4" w14:paraId="52B36447" w14:textId="77777777">
      <w:pPr>
        <w:pStyle w:val="ListParagraph"/>
        <w:numPr>
          <w:ilvl w:val="1"/>
          <w:numId w:val="2"/>
        </w:numPr>
      </w:pPr>
      <w:r>
        <w:t>ABB CEO Morten Wierod on the shortage of skilled workers available to build AI data centers, how the industry meets rising power demand, and what can be done to bring facility power consumption down.</w:t>
      </w:r>
    </w:p>
    <w:p w:rsidR="12ACC4A7" w:rsidP="3401B64C" w:rsidRDefault="085921C4" w14:paraId="5947DFD8" w14:textId="0EB9E554">
      <w:pPr>
        <w:pStyle w:val="ListParagraph"/>
        <w:numPr>
          <w:ilvl w:val="0"/>
          <w:numId w:val="2"/>
        </w:numPr>
      </w:pPr>
      <w:r>
        <w:t xml:space="preserve">July 2026 | </w:t>
      </w:r>
      <w:hyperlink r:id="rId19">
        <w:r w:rsidRPr="3401B64C">
          <w:rPr>
            <w:rStyle w:val="Hyperlink"/>
          </w:rPr>
          <w:t>ABB to make largest acquisition in its history</w:t>
        </w:r>
      </w:hyperlink>
      <w:r>
        <w:tab/>
      </w:r>
    </w:p>
    <w:p w:rsidR="12ACC4A7" w:rsidP="3401B64C" w:rsidRDefault="3908A370" w14:paraId="468E4497" w14:textId="4683570E">
      <w:pPr>
        <w:pStyle w:val="ListParagraph"/>
        <w:numPr>
          <w:ilvl w:val="0"/>
          <w:numId w:val="2"/>
        </w:numPr>
        <w:rPr>
          <w:rStyle w:val="Hyperlink"/>
        </w:rPr>
      </w:pPr>
      <w:r>
        <w:t>August 202</w:t>
      </w:r>
      <w:r w:rsidR="66C393BF">
        <w:t>6</w:t>
      </w:r>
      <w:r>
        <w:t xml:space="preserve"> | </w:t>
      </w:r>
      <w:hyperlink w:history="1" r:id="rId20">
        <w:r w:rsidRPr="1EE2AB7E">
          <w:rPr>
            <w:rStyle w:val="Hyperlink"/>
          </w:rPr>
          <w:t>ABB invests in LevelTen Energy to advance clean energy procurement</w:t>
        </w:r>
      </w:hyperlink>
    </w:p>
    <w:p w:rsidR="00177EAB" w:rsidRDefault="00177EAB" w14:paraId="6587997B" w14:textId="77777777"/>
    <w:p w:rsidR="00177EAB" w:rsidRDefault="00AA7518" w14:paraId="1E18004B" w14:textId="77777777">
      <w:r>
        <w:rPr>
          <w:b/>
          <w:bCs/>
          <w:i/>
          <w:iCs/>
        </w:rPr>
        <w:t>[Looking Ahead]</w:t>
      </w:r>
    </w:p>
    <w:p w:rsidR="12ACC4A7" w:rsidRDefault="085921C4" w14:paraId="654A482B" w14:textId="2B3A976B">
      <w:r>
        <w:t xml:space="preserve">Be on the lookout for </w:t>
      </w:r>
      <w:r w:rsidR="6C106FA8">
        <w:t xml:space="preserve">ABB at </w:t>
      </w:r>
      <w:r>
        <w:t>future events connecting leaders on electrification and manufacturing:</w:t>
      </w:r>
    </w:p>
    <w:p w:rsidR="4756BC4B" w:rsidP="1EE2AB7E" w:rsidRDefault="4756BC4B" w14:paraId="288B820D" w14:textId="420C42D0">
      <w:pPr>
        <w:pStyle w:val="ListParagraph"/>
        <w:numPr>
          <w:ilvl w:val="0"/>
          <w:numId w:val="2"/>
        </w:numPr>
        <w:rPr/>
      </w:pPr>
      <w:r w:rsidR="1391364D">
        <w:rPr/>
        <w:t>Sept</w:t>
      </w:r>
      <w:r w:rsidR="39A34C89">
        <w:rPr/>
        <w:t xml:space="preserve">ember </w:t>
      </w:r>
      <w:r w:rsidR="1391364D">
        <w:rPr/>
        <w:t>15</w:t>
      </w:r>
      <w:r w:rsidR="6D3E8977">
        <w:rPr/>
        <w:t xml:space="preserve"> |</w:t>
      </w:r>
      <w:r w:rsidR="1391364D">
        <w:rPr/>
        <w:t xml:space="preserve"> </w:t>
      </w:r>
      <w:r w:rsidR="0F1BF097">
        <w:rPr/>
        <w:t>Congr</w:t>
      </w:r>
      <w:r w:rsidR="0F1BF097">
        <w:rPr/>
        <w:t>essional G</w:t>
      </w:r>
      <w:r w:rsidR="0F1BF097">
        <w:rPr/>
        <w:t xml:space="preserve">rid Innovation Expo: Grid technology showcase for Members and staff, hosted by NEMA, the </w:t>
      </w:r>
      <w:r w:rsidR="0F1BF097">
        <w:rPr/>
        <w:t>GridWise</w:t>
      </w:r>
      <w:r w:rsidR="0F1BF097">
        <w:rPr/>
        <w:t xml:space="preserve"> Alliance, and the American Critical Minerals Association in conjunction with the House Grid Innovation Caucus, with ABB</w:t>
      </w:r>
      <w:r w:rsidR="3D72D3C4">
        <w:rPr/>
        <w:t xml:space="preserve"> featuring grid technologies </w:t>
      </w:r>
      <w:r w:rsidR="0F1BF097">
        <w:rPr/>
        <w:t xml:space="preserve">| </w:t>
      </w:r>
      <w:r w:rsidR="7E56DC68">
        <w:rPr/>
        <w:t>9-12</w:t>
      </w:r>
      <w:r w:rsidR="24756E97">
        <w:rPr/>
        <w:t xml:space="preserve"> </w:t>
      </w:r>
      <w:del w:author="Guest User" w:date="2026-09-10T01:22:35.814Z" w16du:dateUtc="2026-09-10T01:22:35.814Z" w:id="1672033007">
        <w:r w:rsidDel="7E56DC68">
          <w:delText xml:space="preserve">Noon </w:delText>
        </w:r>
      </w:del>
      <w:r w:rsidR="7E56DC68">
        <w:rPr/>
        <w:t xml:space="preserve">in the </w:t>
      </w:r>
      <w:r w:rsidR="0F1BF097">
        <w:rPr/>
        <w:t xml:space="preserve">Rayburn </w:t>
      </w:r>
      <w:r w:rsidR="1358264C">
        <w:rPr/>
        <w:t>Foyer, Washington</w:t>
      </w:r>
      <w:r w:rsidR="0F1BF097">
        <w:rPr/>
        <w:t xml:space="preserve">, </w:t>
      </w:r>
      <w:r w:rsidR="0F1BF097">
        <w:rPr/>
        <w:t>D.C.</w:t>
      </w:r>
      <w:r w:rsidR="0F1BF097">
        <w:rPr/>
        <w:t xml:space="preserve"> </w:t>
      </w:r>
      <w:r w:rsidR="3CEE8922">
        <w:rPr/>
        <w:t xml:space="preserve"> </w:t>
      </w:r>
    </w:p>
    <w:p w:rsidR="291FDFFF" w:rsidP="1EE2AB7E" w:rsidRDefault="291FDFFF" w14:paraId="39200707" w14:textId="461F7094">
      <w:pPr>
        <w:pStyle w:val="ListParagraph"/>
        <w:numPr>
          <w:ilvl w:val="0"/>
          <w:numId w:val="2"/>
        </w:numPr>
        <w:spacing w:line="259" w:lineRule="auto"/>
        <w:rPr/>
      </w:pPr>
      <w:r w:rsidR="7AB608AD">
        <w:rPr/>
        <w:t>September 16</w:t>
      </w:r>
      <w:r w:rsidR="568D313E">
        <w:rPr/>
        <w:t xml:space="preserve"> |</w:t>
      </w:r>
      <w:r w:rsidR="7AB608AD">
        <w:rPr/>
        <w:t xml:space="preserve"> </w:t>
      </w:r>
      <w:r w:rsidR="39AD3668">
        <w:rPr/>
        <w:t xml:space="preserve">Soiree Suisse: </w:t>
      </w:r>
      <w:r w:rsidR="39AD3668">
        <w:rPr/>
        <w:t xml:space="preserve">Swiss Embassy reception </w:t>
      </w:r>
      <w:r w:rsidR="39AD3668">
        <w:rPr/>
        <w:t>convening</w:t>
      </w:r>
      <w:r w:rsidR="39AD3668">
        <w:rPr/>
        <w:t xml:space="preserve"> government, business, and diplomatic leaders, with ABB </w:t>
      </w:r>
      <w:r w:rsidR="3244835E">
        <w:rPr/>
        <w:t>will feature the ABB NASCAR EV Prototype</w:t>
      </w:r>
      <w:commentRangeStart w:id="9"/>
      <w:r w:rsidR="39AD3668">
        <w:rPr/>
        <w:t xml:space="preserve"> </w:t>
      </w:r>
      <w:commentRangeEnd w:id="9"/>
      <w:r>
        <w:rPr>
          <w:rStyle w:val="CommentReference"/>
        </w:rPr>
        <w:commentReference w:id="9"/>
      </w:r>
      <w:r w:rsidR="39AD3668">
        <w:rPr/>
        <w:t>| Washington, D.C.</w:t>
      </w:r>
    </w:p>
    <w:p w:rsidR="45E150F5" w:rsidP="1EE2AB7E" w:rsidRDefault="45E150F5" w14:paraId="02FC2464" w14:textId="5D84FBE5">
      <w:pPr>
        <w:pStyle w:val="ListParagraph"/>
        <w:numPr>
          <w:ilvl w:val="0"/>
          <w:numId w:val="2"/>
        </w:numPr>
        <w:spacing w:line="259" w:lineRule="auto"/>
        <w:rPr/>
      </w:pPr>
      <w:r w:rsidR="2D989255">
        <w:rPr/>
        <w:t>September 21</w:t>
      </w:r>
      <w:r w:rsidR="07C7A86E">
        <w:rPr/>
        <w:t xml:space="preserve"> |</w:t>
      </w:r>
      <w:r w:rsidR="2D989255">
        <w:rPr/>
        <w:t xml:space="preserve"> </w:t>
      </w:r>
      <w:r w:rsidR="25D0D3F7">
        <w:rPr/>
        <w:t xml:space="preserve">Climate Week NYC:  The President of ABB’s Motion Business Area – Brandon Spencer – will be on the ground at Climate Week </w:t>
      </w:r>
      <w:r w:rsidR="247CE390">
        <w:rPr/>
        <w:t>NYC meeting</w:t>
      </w:r>
      <w:r w:rsidR="25D0D3F7">
        <w:rPr/>
        <w:t xml:space="preserve"> with policymakers, NGOs, media, and customers to share how ABB can help accelerate electrification, i</w:t>
      </w:r>
      <w:commentRangeStart w:id="10"/>
      <w:r w:rsidR="25D0D3F7">
        <w:rPr/>
        <w:t>mprove energy efficiency</w:t>
      </w:r>
      <w:commentRangeEnd w:id="10"/>
      <w:r>
        <w:rPr>
          <w:rStyle w:val="CommentReference"/>
        </w:rPr>
        <w:commentReference w:id="10"/>
      </w:r>
      <w:r w:rsidR="25D0D3F7">
        <w:rPr/>
        <w:t>, and scale technologies needed for a more sustainable energy system</w:t>
      </w:r>
      <w:r w:rsidR="25D0D3F7">
        <w:rPr/>
        <w:t xml:space="preserve">.  </w:t>
      </w:r>
    </w:p>
    <w:p w:rsidR="00177EAB" w:rsidP="1EE2AB7E" w:rsidRDefault="00177EAB" w14:paraId="0215CF70" w14:textId="1B16A3AD">
      <w:pPr>
        <w:jc w:val="center"/>
        <w:rPr>
          <w:i/>
        </w:rPr>
      </w:pPr>
    </w:p>
    <w:p w:rsidR="00177EAB" w:rsidRDefault="00AA7518" w14:paraId="108FB6A7" w14:textId="77777777">
      <w:pPr>
        <w:jc w:val="center"/>
      </w:pPr>
      <w:r>
        <w:rPr>
          <w:i/>
          <w:iCs/>
        </w:rPr>
        <w:t>[CLOSING GRAPHIC TBD]</w:t>
      </w:r>
    </w:p>
    <w:sectPr w:rsidR="00177EAB">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S" w:author="Skyler Stein" w:date="2026-09-08T13:16:00Z" w:id="9">
    <w:p w:rsidR="0099470F" w:rsidRDefault="0099470F" w14:paraId="5328AB5C" w14:textId="05BC8DE9">
      <w:pPr>
        <w:pStyle w:val="CommentText"/>
      </w:pPr>
      <w:r>
        <w:rPr>
          <w:rStyle w:val="CommentReference"/>
        </w:rPr>
        <w:annotationRef/>
      </w:r>
      <w:r w:rsidRPr="723AB405">
        <w:t>ABB Please Advise</w:t>
      </w:r>
    </w:p>
  </w:comment>
  <w:comment w:initials="GU" w:author="Guest User" w:date="2026-09-08T18:34:00Z" w:id="10">
    <w:p w:rsidR="0099470F" w:rsidRDefault="0099470F" w14:paraId="66C6A0FC" w14:textId="301CEAE9">
      <w:pPr>
        <w:pStyle w:val="CommentText"/>
      </w:pPr>
      <w:r>
        <w:rPr>
          <w:rStyle w:val="CommentReference"/>
        </w:rPr>
        <w:annotationRef/>
      </w:r>
      <w:r w:rsidRPr="724687A2">
        <w:t>consider "use existing power generation smarter" or "make energy go further" or anything that removes "energy efficiency"</w:t>
      </w:r>
    </w:p>
  </w:comment>
  <w:comment xmlns:w="http://schemas.openxmlformats.org/wordprocessingml/2006/main" w:initials="SS" w:author="Skyler Stein" w:date="2026-09-09T15:14:29" w:id="2085665762">
    <w:p xmlns:w14="http://schemas.microsoft.com/office/word/2010/wordml" xmlns:w="http://schemas.openxmlformats.org/wordprocessingml/2006/main" w:rsidR="6E4500F7" w:rsidRDefault="4007A5D2" w14:paraId="1BBB937B" w14:textId="67F92C13">
      <w:pPr>
        <w:pStyle w:val="CommentText"/>
      </w:pPr>
      <w:r>
        <w:rPr>
          <w:rStyle w:val="CommentReference"/>
        </w:rPr>
        <w:annotationRef/>
      </w:r>
      <w:r w:rsidRPr="3073F7AF" w:rsidR="57F8E5F2">
        <w:t>Picture moves in email like it does on ABB website.</w:t>
      </w:r>
    </w:p>
  </w:comment>
</w:comments>
</file>

<file path=word/commentsExtended.xml><?xml version="1.0" encoding="utf-8"?>
<w15:commentsEx xmlns:mc="http://schemas.openxmlformats.org/markup-compatibility/2006" xmlns:w15="http://schemas.microsoft.com/office/word/2012/wordml" mc:Ignorable="w15">
  <w15:commentEx w15:done="0" w15:paraId="1BBB937B"/>
  <w15:commentEx w15:done="1" w15:paraId="5328AB5C"/>
  <w15:commentEx w15:done="1" w15:paraId="66C6A0F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23C58CD" w16cex:dateUtc="2026-09-09T19:14:29.975Z"/>
  <w16cex:commentExtensible w16cex:durableId="524B412D" w16cex:dateUtc="2026-09-08T17:16:00Z"/>
  <w16cex:commentExtensible w16cex:durableId="62BD77AE" w16cex:dateUtc="2026-09-08T22:34:00Z"/>
</w16cex:commentsExtensible>
</file>

<file path=word/commentsIds.xml><?xml version="1.0" encoding="utf-8"?>
<w16cid:commentsIds xmlns:mc="http://schemas.openxmlformats.org/markup-compatibility/2006" xmlns:w16cid="http://schemas.microsoft.com/office/word/2016/wordml/cid" mc:Ignorable="w16cid">
  <w16cid:commentId w16cid:paraId="5328AB5C" w16cid:durableId="524B412D"/>
  <w16cid:commentId w16cid:paraId="66C6A0FC" w16cid:durableId="62BD77AE"/>
  <w16cid:commentId w16cid:paraId="1BBB937B" w16cid:durableId="023C58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vyhFClKaZ6TQOp" int2:id="b8Y8gUV4">
      <int2:state int2:value="Rejected" int2:type="spell"/>
    </int2:textHash>
    <int2:textHash int2:hashCode="Y+MLUTIaNVbmbq" int2:id="nBA5E7E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92EBE"/>
    <w:multiLevelType w:val="hybridMultilevel"/>
    <w:tmpl w:val="B6B6E51E"/>
    <w:lvl w:ilvl="0" w:tplc="590C76BC">
      <w:start w:val="1"/>
      <w:numFmt w:val="bullet"/>
      <w:lvlText w:val="●"/>
      <w:lvlJc w:val="left"/>
      <w:pPr>
        <w:ind w:left="720" w:hanging="360"/>
      </w:pPr>
    </w:lvl>
    <w:lvl w:ilvl="1" w:tplc="8F40F47E">
      <w:start w:val="1"/>
      <w:numFmt w:val="bullet"/>
      <w:lvlText w:val="○"/>
      <w:lvlJc w:val="left"/>
      <w:pPr>
        <w:ind w:left="1440" w:hanging="360"/>
      </w:pPr>
    </w:lvl>
    <w:lvl w:ilvl="2" w:tplc="362C848E">
      <w:start w:val="1"/>
      <w:numFmt w:val="bullet"/>
      <w:lvlText w:val="■"/>
      <w:lvlJc w:val="left"/>
      <w:pPr>
        <w:ind w:left="2160" w:hanging="360"/>
      </w:pPr>
    </w:lvl>
    <w:lvl w:ilvl="3" w:tplc="A7E6AB32">
      <w:start w:val="1"/>
      <w:numFmt w:val="bullet"/>
      <w:lvlText w:val="●"/>
      <w:lvlJc w:val="left"/>
      <w:pPr>
        <w:ind w:left="2880" w:hanging="360"/>
      </w:pPr>
    </w:lvl>
    <w:lvl w:ilvl="4" w:tplc="2F4A9204">
      <w:start w:val="1"/>
      <w:numFmt w:val="bullet"/>
      <w:lvlText w:val="○"/>
      <w:lvlJc w:val="left"/>
      <w:pPr>
        <w:ind w:left="3600" w:hanging="360"/>
      </w:pPr>
    </w:lvl>
    <w:lvl w:ilvl="5" w:tplc="1BCCD850">
      <w:start w:val="1"/>
      <w:numFmt w:val="bullet"/>
      <w:lvlText w:val="■"/>
      <w:lvlJc w:val="left"/>
      <w:pPr>
        <w:ind w:left="4320" w:hanging="360"/>
      </w:pPr>
    </w:lvl>
    <w:lvl w:ilvl="6" w:tplc="FC669680">
      <w:start w:val="1"/>
      <w:numFmt w:val="bullet"/>
      <w:lvlText w:val="●"/>
      <w:lvlJc w:val="left"/>
      <w:pPr>
        <w:ind w:left="5040" w:hanging="360"/>
      </w:pPr>
    </w:lvl>
    <w:lvl w:ilvl="7" w:tplc="2BC8FCE4">
      <w:start w:val="1"/>
      <w:numFmt w:val="bullet"/>
      <w:lvlText w:val="●"/>
      <w:lvlJc w:val="left"/>
      <w:pPr>
        <w:ind w:left="5760" w:hanging="360"/>
      </w:pPr>
    </w:lvl>
    <w:lvl w:ilvl="8" w:tplc="457E411A">
      <w:start w:val="1"/>
      <w:numFmt w:val="bullet"/>
      <w:lvlText w:val="●"/>
      <w:lvlJc w:val="left"/>
      <w:pPr>
        <w:ind w:left="6480" w:hanging="360"/>
      </w:pPr>
    </w:lvl>
  </w:abstractNum>
  <w:abstractNum w:abstractNumId="1" w15:restartNumberingAfterBreak="0">
    <w:nsid w:val="614C6237"/>
    <w:multiLevelType w:val="hybridMultilevel"/>
    <w:tmpl w:val="45CC09F6"/>
    <w:lvl w:ilvl="0" w:tplc="823E0474">
      <w:start w:val="1"/>
      <w:numFmt w:val="bullet"/>
      <w:lvlText w:val="●"/>
      <w:lvlJc w:val="left"/>
      <w:pPr>
        <w:ind w:left="720" w:hanging="360"/>
      </w:pPr>
    </w:lvl>
    <w:lvl w:ilvl="1" w:tplc="1A0E05F4">
      <w:start w:val="1"/>
      <w:numFmt w:val="bullet"/>
      <w:lvlText w:val="○"/>
      <w:lvlJc w:val="left"/>
      <w:pPr>
        <w:ind w:left="1440" w:hanging="360"/>
      </w:pPr>
    </w:lvl>
    <w:lvl w:ilvl="2" w:tplc="B4FC9DA2">
      <w:numFmt w:val="decimal"/>
      <w:lvlText w:val=""/>
      <w:lvlJc w:val="left"/>
    </w:lvl>
    <w:lvl w:ilvl="3" w:tplc="B8DC5B1A">
      <w:numFmt w:val="decimal"/>
      <w:lvlText w:val=""/>
      <w:lvlJc w:val="left"/>
    </w:lvl>
    <w:lvl w:ilvl="4" w:tplc="6CC8D6D4">
      <w:numFmt w:val="decimal"/>
      <w:lvlText w:val=""/>
      <w:lvlJc w:val="left"/>
    </w:lvl>
    <w:lvl w:ilvl="5" w:tplc="3B06E160">
      <w:numFmt w:val="decimal"/>
      <w:lvlText w:val=""/>
      <w:lvlJc w:val="left"/>
    </w:lvl>
    <w:lvl w:ilvl="6" w:tplc="A88A3BCC">
      <w:numFmt w:val="decimal"/>
      <w:lvlText w:val=""/>
      <w:lvlJc w:val="left"/>
    </w:lvl>
    <w:lvl w:ilvl="7" w:tplc="7AAEEC88">
      <w:numFmt w:val="decimal"/>
      <w:lvlText w:val=""/>
      <w:lvlJc w:val="left"/>
    </w:lvl>
    <w:lvl w:ilvl="8" w:tplc="B0BA6AD2">
      <w:numFmt w:val="decimal"/>
      <w:lvlText w:val=""/>
      <w:lvlJc w:val="left"/>
    </w:lvl>
  </w:abstractNum>
  <w:num w:numId="1" w16cid:durableId="1692100097">
    <w:abstractNumId w:val="0"/>
    <w:lvlOverride w:ilvl="0">
      <w:startOverride w:val="1"/>
    </w:lvlOverride>
  </w:num>
  <w:num w:numId="2" w16cid:durableId="646394175">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Guest User">
    <w15:presenceInfo w15:providerId="AD" w15:userId="S::urn:spo:tenantanon#63e991d0-ab7e-47d5-b397-59858205d168::"/>
  </w15:person>
  <w15:person w15:author="Skyler Stein">
    <w15:presenceInfo w15:providerId="AD" w15:userId="S::sstein@ftpadvocacy.com::67bb2c24-2acb-408c-a229-a211c17a20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EAB"/>
    <w:rsid w:val="000F36C3"/>
    <w:rsid w:val="0010748A"/>
    <w:rsid w:val="00132D61"/>
    <w:rsid w:val="00177EAB"/>
    <w:rsid w:val="001865EC"/>
    <w:rsid w:val="002A524F"/>
    <w:rsid w:val="003168ED"/>
    <w:rsid w:val="00323626"/>
    <w:rsid w:val="003477B5"/>
    <w:rsid w:val="00390ACD"/>
    <w:rsid w:val="004564FD"/>
    <w:rsid w:val="00463115"/>
    <w:rsid w:val="005075B1"/>
    <w:rsid w:val="0051151C"/>
    <w:rsid w:val="00515CDB"/>
    <w:rsid w:val="00521CBE"/>
    <w:rsid w:val="00531CCD"/>
    <w:rsid w:val="00556A94"/>
    <w:rsid w:val="006B6933"/>
    <w:rsid w:val="007067DE"/>
    <w:rsid w:val="00731F39"/>
    <w:rsid w:val="007E1C1D"/>
    <w:rsid w:val="008035E2"/>
    <w:rsid w:val="00823AF4"/>
    <w:rsid w:val="00824333"/>
    <w:rsid w:val="008A3322"/>
    <w:rsid w:val="00944236"/>
    <w:rsid w:val="00950FC0"/>
    <w:rsid w:val="0099470F"/>
    <w:rsid w:val="009B65DC"/>
    <w:rsid w:val="009B6A40"/>
    <w:rsid w:val="009D082D"/>
    <w:rsid w:val="009E5F3C"/>
    <w:rsid w:val="009F28D2"/>
    <w:rsid w:val="00A0273A"/>
    <w:rsid w:val="00A06721"/>
    <w:rsid w:val="00A119FC"/>
    <w:rsid w:val="00A12737"/>
    <w:rsid w:val="00A24744"/>
    <w:rsid w:val="00A414AE"/>
    <w:rsid w:val="00AA7518"/>
    <w:rsid w:val="00AF0B01"/>
    <w:rsid w:val="00AF10BD"/>
    <w:rsid w:val="00AF2146"/>
    <w:rsid w:val="00AF3C4F"/>
    <w:rsid w:val="00B15AC4"/>
    <w:rsid w:val="00BC1228"/>
    <w:rsid w:val="00C13590"/>
    <w:rsid w:val="00C17A10"/>
    <w:rsid w:val="00C40C42"/>
    <w:rsid w:val="00C908E6"/>
    <w:rsid w:val="00CA4DBE"/>
    <w:rsid w:val="00CC3A94"/>
    <w:rsid w:val="00D272DD"/>
    <w:rsid w:val="00E048BC"/>
    <w:rsid w:val="00E223BB"/>
    <w:rsid w:val="00E64AA3"/>
    <w:rsid w:val="00EA18DC"/>
    <w:rsid w:val="00EA5E90"/>
    <w:rsid w:val="00EF30FF"/>
    <w:rsid w:val="00F0677C"/>
    <w:rsid w:val="00F0787F"/>
    <w:rsid w:val="00F41172"/>
    <w:rsid w:val="00FA5D6C"/>
    <w:rsid w:val="00FC0053"/>
    <w:rsid w:val="00FC1D55"/>
    <w:rsid w:val="01158029"/>
    <w:rsid w:val="017D4A3A"/>
    <w:rsid w:val="01905C8D"/>
    <w:rsid w:val="0194977B"/>
    <w:rsid w:val="01C65D82"/>
    <w:rsid w:val="01C869B4"/>
    <w:rsid w:val="02390E23"/>
    <w:rsid w:val="02B66CDB"/>
    <w:rsid w:val="0375E523"/>
    <w:rsid w:val="03AA2FD0"/>
    <w:rsid w:val="0448C591"/>
    <w:rsid w:val="046B40A5"/>
    <w:rsid w:val="067B3B4A"/>
    <w:rsid w:val="06834DC6"/>
    <w:rsid w:val="06B67581"/>
    <w:rsid w:val="0751241D"/>
    <w:rsid w:val="075DA52B"/>
    <w:rsid w:val="07C7A86E"/>
    <w:rsid w:val="0809C4EB"/>
    <w:rsid w:val="085921C4"/>
    <w:rsid w:val="089EEB80"/>
    <w:rsid w:val="0A247DBF"/>
    <w:rsid w:val="0A7C07B3"/>
    <w:rsid w:val="0B203D18"/>
    <w:rsid w:val="0B60EB4F"/>
    <w:rsid w:val="0B7C56E5"/>
    <w:rsid w:val="0C09780B"/>
    <w:rsid w:val="0C4585A3"/>
    <w:rsid w:val="0CBB4A2F"/>
    <w:rsid w:val="0D18DE32"/>
    <w:rsid w:val="0D8D6CA4"/>
    <w:rsid w:val="0DF4AA51"/>
    <w:rsid w:val="0F1BF097"/>
    <w:rsid w:val="0F887CD3"/>
    <w:rsid w:val="0FAC919D"/>
    <w:rsid w:val="10869CD8"/>
    <w:rsid w:val="1090702D"/>
    <w:rsid w:val="11058129"/>
    <w:rsid w:val="113E1912"/>
    <w:rsid w:val="11D91733"/>
    <w:rsid w:val="12ACC4A7"/>
    <w:rsid w:val="1358264C"/>
    <w:rsid w:val="1391364D"/>
    <w:rsid w:val="13C517C3"/>
    <w:rsid w:val="13CEFAF8"/>
    <w:rsid w:val="14952E73"/>
    <w:rsid w:val="15026B06"/>
    <w:rsid w:val="15A178D1"/>
    <w:rsid w:val="172ED2AD"/>
    <w:rsid w:val="17CED370"/>
    <w:rsid w:val="197F12EA"/>
    <w:rsid w:val="19AC0063"/>
    <w:rsid w:val="1A42B6B1"/>
    <w:rsid w:val="1A7A8A98"/>
    <w:rsid w:val="1ACD5597"/>
    <w:rsid w:val="1B7F33B0"/>
    <w:rsid w:val="1CEAA4F6"/>
    <w:rsid w:val="1D0E7143"/>
    <w:rsid w:val="1D188664"/>
    <w:rsid w:val="1D4BE27E"/>
    <w:rsid w:val="1E46765C"/>
    <w:rsid w:val="1E92C065"/>
    <w:rsid w:val="1EE2AB7E"/>
    <w:rsid w:val="1F321FCC"/>
    <w:rsid w:val="1F86F7FB"/>
    <w:rsid w:val="2069FCB1"/>
    <w:rsid w:val="20FA121B"/>
    <w:rsid w:val="21B5E23E"/>
    <w:rsid w:val="2302DCE0"/>
    <w:rsid w:val="24756E97"/>
    <w:rsid w:val="247CE390"/>
    <w:rsid w:val="25D0D3F7"/>
    <w:rsid w:val="265C9546"/>
    <w:rsid w:val="26C1347B"/>
    <w:rsid w:val="27113892"/>
    <w:rsid w:val="2788AF36"/>
    <w:rsid w:val="28DE5D94"/>
    <w:rsid w:val="291FDFFF"/>
    <w:rsid w:val="2994EED4"/>
    <w:rsid w:val="29D7FD6A"/>
    <w:rsid w:val="2A2C51FF"/>
    <w:rsid w:val="2A79CAAE"/>
    <w:rsid w:val="2A7F90F7"/>
    <w:rsid w:val="2AAE2EA1"/>
    <w:rsid w:val="2B7A4FD2"/>
    <w:rsid w:val="2D805832"/>
    <w:rsid w:val="2D989255"/>
    <w:rsid w:val="2DEDB4D2"/>
    <w:rsid w:val="2E374560"/>
    <w:rsid w:val="2E43EB4F"/>
    <w:rsid w:val="2E9981A5"/>
    <w:rsid w:val="2F42941A"/>
    <w:rsid w:val="2F44EE97"/>
    <w:rsid w:val="2FA55DD9"/>
    <w:rsid w:val="30261FCC"/>
    <w:rsid w:val="31B91820"/>
    <w:rsid w:val="322DE342"/>
    <w:rsid w:val="3244835E"/>
    <w:rsid w:val="32660228"/>
    <w:rsid w:val="32741963"/>
    <w:rsid w:val="333BAC29"/>
    <w:rsid w:val="335FC33F"/>
    <w:rsid w:val="33C9ABC3"/>
    <w:rsid w:val="3401B64C"/>
    <w:rsid w:val="3545EA88"/>
    <w:rsid w:val="3578EB5B"/>
    <w:rsid w:val="35D114E5"/>
    <w:rsid w:val="36149E7F"/>
    <w:rsid w:val="36C5C35E"/>
    <w:rsid w:val="3908A370"/>
    <w:rsid w:val="39A34C89"/>
    <w:rsid w:val="39AD3668"/>
    <w:rsid w:val="39B056A1"/>
    <w:rsid w:val="3A037D17"/>
    <w:rsid w:val="3A7347BC"/>
    <w:rsid w:val="3AEF854D"/>
    <w:rsid w:val="3BEBA8F5"/>
    <w:rsid w:val="3C1BFDE6"/>
    <w:rsid w:val="3CEE8922"/>
    <w:rsid w:val="3D2F3E0E"/>
    <w:rsid w:val="3D67EC01"/>
    <w:rsid w:val="3D72D3C4"/>
    <w:rsid w:val="3DF12F1F"/>
    <w:rsid w:val="3E882EF9"/>
    <w:rsid w:val="3F80C665"/>
    <w:rsid w:val="3FA34142"/>
    <w:rsid w:val="409AE96E"/>
    <w:rsid w:val="4110D2EF"/>
    <w:rsid w:val="415F5C90"/>
    <w:rsid w:val="419B4007"/>
    <w:rsid w:val="41FD44B6"/>
    <w:rsid w:val="4238FCAA"/>
    <w:rsid w:val="426B97CC"/>
    <w:rsid w:val="428FF562"/>
    <w:rsid w:val="42B1A838"/>
    <w:rsid w:val="43BDFDB1"/>
    <w:rsid w:val="43DE144E"/>
    <w:rsid w:val="44482F4F"/>
    <w:rsid w:val="45AEE1C6"/>
    <w:rsid w:val="45E150F5"/>
    <w:rsid w:val="47201CBF"/>
    <w:rsid w:val="4756BC4B"/>
    <w:rsid w:val="478CCF80"/>
    <w:rsid w:val="47AFF764"/>
    <w:rsid w:val="49717440"/>
    <w:rsid w:val="497713F7"/>
    <w:rsid w:val="49884375"/>
    <w:rsid w:val="49D1350B"/>
    <w:rsid w:val="49DC0CDD"/>
    <w:rsid w:val="49E0E055"/>
    <w:rsid w:val="503FCFFE"/>
    <w:rsid w:val="505EC4D4"/>
    <w:rsid w:val="509B0232"/>
    <w:rsid w:val="52A69B31"/>
    <w:rsid w:val="530E3455"/>
    <w:rsid w:val="532C7E36"/>
    <w:rsid w:val="533C21DB"/>
    <w:rsid w:val="5342E7D5"/>
    <w:rsid w:val="5355D8D4"/>
    <w:rsid w:val="53A8DCDE"/>
    <w:rsid w:val="54888FEE"/>
    <w:rsid w:val="55091D84"/>
    <w:rsid w:val="55212CE9"/>
    <w:rsid w:val="55DD625E"/>
    <w:rsid w:val="5686B260"/>
    <w:rsid w:val="568D313E"/>
    <w:rsid w:val="582D18D7"/>
    <w:rsid w:val="5854C973"/>
    <w:rsid w:val="58DA70D8"/>
    <w:rsid w:val="58FE4424"/>
    <w:rsid w:val="5926AEF6"/>
    <w:rsid w:val="597D2819"/>
    <w:rsid w:val="5B8466C3"/>
    <w:rsid w:val="5BC815E3"/>
    <w:rsid w:val="5C7296C4"/>
    <w:rsid w:val="5CFC23D6"/>
    <w:rsid w:val="5DC3867C"/>
    <w:rsid w:val="5DE4F999"/>
    <w:rsid w:val="5E2C3A77"/>
    <w:rsid w:val="5E693FA3"/>
    <w:rsid w:val="5E6DE5C3"/>
    <w:rsid w:val="5E89C978"/>
    <w:rsid w:val="60C4C47C"/>
    <w:rsid w:val="62B36872"/>
    <w:rsid w:val="62EDF1A4"/>
    <w:rsid w:val="631638A0"/>
    <w:rsid w:val="6316E418"/>
    <w:rsid w:val="6372B519"/>
    <w:rsid w:val="64907700"/>
    <w:rsid w:val="6581F84B"/>
    <w:rsid w:val="65CB45C0"/>
    <w:rsid w:val="65DEBCE8"/>
    <w:rsid w:val="6644C668"/>
    <w:rsid w:val="66C393BF"/>
    <w:rsid w:val="66F71DED"/>
    <w:rsid w:val="68132F63"/>
    <w:rsid w:val="68313E11"/>
    <w:rsid w:val="68522F80"/>
    <w:rsid w:val="68C584B2"/>
    <w:rsid w:val="68F5834E"/>
    <w:rsid w:val="6AC493FE"/>
    <w:rsid w:val="6ADDB045"/>
    <w:rsid w:val="6B3DD4D6"/>
    <w:rsid w:val="6C106FA8"/>
    <w:rsid w:val="6C2F8AE3"/>
    <w:rsid w:val="6CD08386"/>
    <w:rsid w:val="6D211707"/>
    <w:rsid w:val="6D345B03"/>
    <w:rsid w:val="6D3E8977"/>
    <w:rsid w:val="6D8F5740"/>
    <w:rsid w:val="6EFDA20D"/>
    <w:rsid w:val="6FC2FE1B"/>
    <w:rsid w:val="708AD624"/>
    <w:rsid w:val="72059984"/>
    <w:rsid w:val="72FA325F"/>
    <w:rsid w:val="74EBE9D9"/>
    <w:rsid w:val="75099FE5"/>
    <w:rsid w:val="756515AB"/>
    <w:rsid w:val="7631C483"/>
    <w:rsid w:val="765FDEF7"/>
    <w:rsid w:val="78362A57"/>
    <w:rsid w:val="78FAAB60"/>
    <w:rsid w:val="790FE5E0"/>
    <w:rsid w:val="79EFD017"/>
    <w:rsid w:val="7A6E2012"/>
    <w:rsid w:val="7A8652F7"/>
    <w:rsid w:val="7AB608AD"/>
    <w:rsid w:val="7AD2123C"/>
    <w:rsid w:val="7AE73384"/>
    <w:rsid w:val="7B4D8F3E"/>
    <w:rsid w:val="7B72C634"/>
    <w:rsid w:val="7B893571"/>
    <w:rsid w:val="7B8BF24B"/>
    <w:rsid w:val="7BE02895"/>
    <w:rsid w:val="7DE38D5B"/>
    <w:rsid w:val="7E4E558B"/>
    <w:rsid w:val="7E56DC68"/>
    <w:rsid w:val="7E859552"/>
    <w:rsid w:val="7F8C04C9"/>
    <w:rsid w:val="7FEBC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F1ABC6"/>
  <w15:docId w15:val="{3CBF9D8F-257A-4FD5-8DA9-C558C3A4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12737"/>
  </w:style>
  <w:style w:type="paragraph" w:styleId="CommentSubject">
    <w:name w:val="annotation subject"/>
    <w:basedOn w:val="CommentText"/>
    <w:next w:val="CommentText"/>
    <w:link w:val="CommentSubjectChar"/>
    <w:uiPriority w:val="99"/>
    <w:semiHidden/>
    <w:unhideWhenUsed/>
    <w:rsid w:val="00AF3C4F"/>
    <w:rPr>
      <w:b/>
      <w:bCs/>
    </w:rPr>
  </w:style>
  <w:style w:type="character" w:styleId="CommentSubjectChar" w:customStyle="1">
    <w:name w:val="Comment Subject Char"/>
    <w:basedOn w:val="CommentTextChar"/>
    <w:link w:val="CommentSubject"/>
    <w:uiPriority w:val="99"/>
    <w:semiHidden/>
    <w:rsid w:val="00AF3C4F"/>
    <w:rPr>
      <w:b/>
      <w:bCs/>
    </w:rPr>
  </w:style>
  <w:style w:type="character" w:styleId="Mention">
    <w:name w:val="Mention"/>
    <w:basedOn w:val="DefaultParagraphFont"/>
    <w:uiPriority w:val="99"/>
    <w:unhideWhenUsed/>
    <w:rsid w:val="00FA5D6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hyperlink" Target="https://www.cnbc.com/video/2026/06/04/ceo-of-abb-on-meeting-the-surging-power-demand-for-ai-data-centers.html" TargetMode="External" Id="rId18" /><Relationship Type="http://schemas.openxmlformats.org/officeDocument/2006/relationships/settings" Target="settings.xml" Id="rId3" /><Relationship Type="http://schemas.openxmlformats.org/officeDocument/2006/relationships/fontTable" Target="fontTable.xml" Id="rId21" /><Relationship Type="http://schemas.microsoft.com/office/2016/09/relationships/commentsIds" Target="commentsIds.xml" Id="rId7" /><Relationship Type="http://schemas.openxmlformats.org/officeDocument/2006/relationships/hyperlink" Target="https://governor.nc.gov/news/press-releases/2026/07/13/governor-stein-visits-careers-electric-cleveland-county-summer-academy-highlights-workforce" TargetMode="External" Id="rId12" /><Relationship Type="http://schemas.microsoft.com/office/2020/10/relationships/intelligence" Target="intelligence2.xml" Id="rId25" /><Relationship Type="http://schemas.openxmlformats.org/officeDocument/2006/relationships/styles" Target="styles.xml" Id="rId2" /><Relationship Type="http://schemas.openxmlformats.org/officeDocument/2006/relationships/hyperlink" Target="https://new.abb.com/news/detail/138365/abb-and-nuvu-exoplanet-camera-readout-system-for-nasa-flagship-telescope-launched-into-orbit" TargetMode="External" Id="rId16" /><Relationship Type="http://schemas.openxmlformats.org/officeDocument/2006/relationships/hyperlink" Target="https://new.abb.com/news/detail/137745/abb-invests-in-levelten-energy-to-advance-clean-energy-procureme" TargetMode="External" Id="rId20"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hyperlink" Target="https://new.abb.com/news/detail/136486/careers-electric-launches-national-coalition-to-expand-workforce-training-for-the-electrical-careers-of-today-and-tomorrow" TargetMode="External" Id="rId11" /><Relationship Type="http://schemas.microsoft.com/office/2019/05/relationships/documenttasks" Target="documenttasks/documenttasks1.xml" Id="rId24" /><Relationship Type="http://schemas.openxmlformats.org/officeDocument/2006/relationships/comments" Target="comments.xml" Id="rId5" /><Relationship Type="http://schemas.openxmlformats.org/officeDocument/2006/relationships/theme" Target="theme/theme1.xml" Id="rId23" /><Relationship Type="http://schemas.openxmlformats.org/officeDocument/2006/relationships/hyperlink" Target="https://new.abb.com/news/detail/137499/abb-expands-automation-offering-with-acquisition-of-rotork" TargetMode="External" Id="rId19" /><Relationship Type="http://schemas.openxmlformats.org/officeDocument/2006/relationships/webSettings" Target="webSettings.xml" Id="rId4" /><Relationship Type="http://schemas.openxmlformats.org/officeDocument/2006/relationships/hyperlink" Target="https://new.abb.com/news/detail/135260/engineered-for-america-showcasing-abbs-growing-investment-in-us-manufacturing" TargetMode="External" Id="rId14" /><Relationship Type="http://schemas.microsoft.com/office/2011/relationships/people" Target="people.xml" Id="rId22" /><Relationship Type="http://schemas.openxmlformats.org/officeDocument/2006/relationships/hyperlink" Target="https://new.abb.com/news/detail/136933/abb-modernizes-smithsonians-electrical-systems-as-the-united-states-marks-250-years" TargetMode="External" Id="R810b0d7e441f4995" /><Relationship Type="http://schemas.openxmlformats.org/officeDocument/2006/relationships/image" Target="/media/image4.png" Id="rId433930959" /><Relationship Type="http://schemas.openxmlformats.org/officeDocument/2006/relationships/image" Target="/media/image5.png" Id="rId642278637" /><Relationship Type="http://schemas.openxmlformats.org/officeDocument/2006/relationships/image" Target="/media/image6.png" Id="rId1105834072" /><Relationship Type="http://schemas.openxmlformats.org/officeDocument/2006/relationships/image" Target="/media/image7.png" Id="rId1226034947" /></Relationships>
</file>

<file path=word/documenttasks/documenttasks1.xml><?xml version="1.0" encoding="utf-8"?>
<t:Tasks xmlns:t="http://schemas.microsoft.com/office/tasks/2019/documenttasks" xmlns:oel="http://schemas.microsoft.com/office/2019/extlst">
  <t:Task id="{57ECD0C5-597A-4A12-86C5-F294DEE87C90}">
    <t:Anchor>
      <t:Comment id="1915643600"/>
    </t:Anchor>
    <t:History>
      <t:Event id="{7AC6B7CB-19F9-473F-AA0D-E833EB72ACEA}" time="2026-09-08T13:22:17.288Z">
        <t:Attribution userId="S::sstein@ftpadvocacy.com::67bb2c24-2acb-408c-a229-a211c17a20ad" userProvider="AD" userName="Skyler Stein"/>
        <t:Anchor>
          <t:Comment id="1915643600"/>
        </t:Anchor>
        <t:Create/>
      </t:Event>
      <t:Event id="{840D9C19-0876-4949-B8FC-7DB1CA6F0F01}" time="2026-09-08T13:22:17.288Z">
        <t:Attribution userId="S::sstein@ftpadvocacy.com::67bb2c24-2acb-408c-a229-a211c17a20ad" userProvider="AD" userName="Skyler Stein"/>
        <t:Anchor>
          <t:Comment id="1915643600"/>
        </t:Anchor>
        <t:Assign userId="S::RMcConaghy@ftpadvocacy.com::4dee2069-c9d3-4c2a-bca7-d125258de668" userProvider="AD" userName="Ryan McConaghy"/>
      </t:Event>
      <t:Event id="{B63BE4DF-08AD-4C4F-90DB-2CF5257FFBA6}" time="2026-09-08T13:22:17.288Z">
        <t:Attribution userId="S::sstein@ftpadvocacy.com::67bb2c24-2acb-408c-a229-a211c17a20ad" userProvider="AD" userName="Skyler Stein"/>
        <t:Anchor>
          <t:Comment id="1915643600"/>
        </t:Anchor>
        <t:SetTitle title="@Ryan McConaghy See updates."/>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ABB in Action Newsletter — August 2026 Draft</dc:title>
  <dc:subject/>
  <dc:creator>ABB in Action</dc:creator>
  <keywords/>
  <lastModifiedBy>Guest User</lastModifiedBy>
  <revision>7</revision>
  <dcterms:created xsi:type="dcterms:W3CDTF">2026-08-17T02:05:00.0000000Z</dcterms:created>
  <dcterms:modified xsi:type="dcterms:W3CDTF">2026-09-10T01:22:47.6137959Z</dcterms:modified>
</coreProperties>
</file>